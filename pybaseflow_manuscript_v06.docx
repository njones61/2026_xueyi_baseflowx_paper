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8DB674" w14:textId="48CF6B03" w:rsidR="00FF7D25" w:rsidRPr="006453D9" w:rsidRDefault="00A87D95" w:rsidP="00FF7D25">
      <w:pPr>
        <w:pStyle w:val="MDPI11articletype"/>
      </w:pPr>
      <w:r>
        <w:t>Article</w:t>
      </w:r>
    </w:p>
    <w:p w14:paraId="2D9D649F" w14:textId="1EF97FD5" w:rsidR="00FF7D25" w:rsidRPr="003B1AF1" w:rsidRDefault="00574EAB" w:rsidP="00FF7D25">
      <w:pPr>
        <w:pStyle w:val="MDPI12title"/>
      </w:pPr>
      <w:r>
        <w:t>BASEFLOW: A Python package for digital baseflow separation and analysis</w:t>
      </w:r>
    </w:p>
    <w:p w14:paraId="0A29F17F" w14:textId="5961A2CD" w:rsidR="006B1A78" w:rsidRDefault="6E05E19C" w:rsidP="6759C885">
      <w:pPr>
        <w:pStyle w:val="MDPI13authornames"/>
        <w:rPr>
          <w:vertAlign w:val="superscript"/>
        </w:rPr>
      </w:pPr>
      <w:r>
        <w:t xml:space="preserve">Xueyi Li </w:t>
      </w:r>
      <w:r w:rsidR="5187B674" w:rsidRPr="6759C885">
        <w:rPr>
          <w:vertAlign w:val="superscript"/>
        </w:rPr>
        <w:t>1</w:t>
      </w:r>
      <w:r w:rsidR="4A974E17">
        <w:t xml:space="preserve">, </w:t>
      </w:r>
      <w:r>
        <w:t>Amin Aghabab</w:t>
      </w:r>
      <w:r w:rsidR="1FB6384E">
        <w:t>a</w:t>
      </w:r>
      <w:r>
        <w:t>ei</w:t>
      </w:r>
      <w:r w:rsidR="4A974E17">
        <w:t xml:space="preserve"> </w:t>
      </w:r>
      <w:r w:rsidR="7FCFF259" w:rsidRPr="6759C885">
        <w:rPr>
          <w:vertAlign w:val="superscript"/>
        </w:rPr>
        <w:t>1</w:t>
      </w:r>
      <w:r w:rsidR="6468F784">
        <w:t>,</w:t>
      </w:r>
      <w:r w:rsidR="4A974E17">
        <w:t xml:space="preserve"> </w:t>
      </w:r>
      <w:r w:rsidR="4C037D3A">
        <w:t xml:space="preserve">Ryan </w:t>
      </w:r>
      <w:r w:rsidR="0C6AED84">
        <w:t>van der Heijden</w:t>
      </w:r>
      <w:r w:rsidR="505B7853" w:rsidRPr="6759C885">
        <w:rPr>
          <w:rFonts w:eastAsia="Palatino Linotype" w:cs="Palatino Linotype"/>
          <w:bCs/>
          <w:color w:val="000000" w:themeColor="text1"/>
          <w:sz w:val="16"/>
          <w:szCs w:val="16"/>
        </w:rPr>
        <w:t xml:space="preserve"> </w:t>
      </w:r>
      <w:r w:rsidR="505B7853" w:rsidRPr="2B72A474">
        <w:rPr>
          <w:rFonts w:eastAsia="Palatino Linotype" w:cs="Palatino Linotype"/>
          <w:color w:val="000000" w:themeColor="text1"/>
          <w:vertAlign w:val="superscript"/>
        </w:rPr>
        <w:t>2</w:t>
      </w:r>
      <w:r w:rsidR="0C6AED84">
        <w:t xml:space="preserve">, Eniola </w:t>
      </w:r>
      <w:r w:rsidR="5187B674">
        <w:t xml:space="preserve">Webster-Esho, </w:t>
      </w:r>
      <w:r w:rsidR="1FB6384E">
        <w:t>Joshua Hart</w:t>
      </w:r>
      <w:r w:rsidR="4C037D3A">
        <w:t>, Amber Kunz, Berkeley B</w:t>
      </w:r>
      <w:r w:rsidR="381DDD74">
        <w:t>e</w:t>
      </w:r>
      <w:r w:rsidR="4C037D3A">
        <w:t>rrett, Norman Jones</w:t>
      </w:r>
      <w:r w:rsidR="00F96319">
        <w:rPr>
          <w:vertAlign w:val="superscript"/>
        </w:rPr>
        <w:t xml:space="preserve"> </w:t>
      </w:r>
      <w:r w:rsidR="4E11A628" w:rsidRPr="6759C885">
        <w:rPr>
          <w:vertAlign w:val="superscript"/>
        </w:rPr>
        <w:t>1</w:t>
      </w:r>
      <w:r w:rsidR="5187B674">
        <w:t>*</w:t>
      </w:r>
      <w:r w:rsidR="4C037D3A">
        <w:t>, Gus Williams</w:t>
      </w:r>
      <w:r w:rsidR="5187B674">
        <w:t xml:space="preserve">, Donna Rizzo, and T. Prabhakar Clement </w:t>
      </w:r>
      <w:r w:rsidR="5187B674" w:rsidRPr="6759C885">
        <w:rPr>
          <w:vertAlign w:val="superscript"/>
        </w:rPr>
        <w:t>3</w:t>
      </w:r>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6B1A78" w:rsidRPr="00644886" w14:paraId="0A8C4AF5" w14:textId="77777777" w:rsidTr="00106AA3">
        <w:tc>
          <w:tcPr>
            <w:tcW w:w="2410" w:type="dxa"/>
            <w:shd w:val="clear" w:color="auto" w:fill="auto"/>
          </w:tcPr>
          <w:p w14:paraId="06223E6D" w14:textId="77777777" w:rsidR="006B1A78" w:rsidRPr="00F85DEE" w:rsidRDefault="006B1A78" w:rsidP="00106AA3">
            <w:pPr>
              <w:pStyle w:val="MDPI61Citation"/>
              <w:spacing w:after="120" w:line="240" w:lineRule="exact"/>
            </w:pPr>
            <w:r w:rsidRPr="004B6C96">
              <w:rPr>
                <w:b/>
              </w:rPr>
              <w:t>Citation:</w:t>
            </w:r>
            <w:r>
              <w:rPr>
                <w:b/>
              </w:rPr>
              <w:t xml:space="preserve"> </w:t>
            </w:r>
            <w:r>
              <w:t>To be added by editorial staff during production.</w:t>
            </w:r>
          </w:p>
          <w:p w14:paraId="6AC1924B" w14:textId="77777777" w:rsidR="006B1A78" w:rsidRDefault="006B1A78" w:rsidP="00106AA3">
            <w:pPr>
              <w:pStyle w:val="MDPI15academiceditor"/>
              <w:spacing w:after="120"/>
            </w:pPr>
            <w:r>
              <w:t>Academic Editor: Firstname Lastname</w:t>
            </w:r>
          </w:p>
          <w:p w14:paraId="1F163804" w14:textId="77777777" w:rsidR="006B1A78" w:rsidRPr="00623BEE" w:rsidRDefault="006B1A78" w:rsidP="00106AA3">
            <w:pPr>
              <w:pStyle w:val="MDPI14history"/>
              <w:spacing w:before="120"/>
            </w:pPr>
            <w:r w:rsidRPr="00623BEE">
              <w:t>Received: date</w:t>
            </w:r>
          </w:p>
          <w:p w14:paraId="326FB317" w14:textId="77777777" w:rsidR="006B1A78" w:rsidRDefault="006B1A78" w:rsidP="00106AA3">
            <w:pPr>
              <w:pStyle w:val="MDPI14history"/>
            </w:pPr>
            <w:r>
              <w:t>Revised: date</w:t>
            </w:r>
          </w:p>
          <w:p w14:paraId="023657B2" w14:textId="77777777" w:rsidR="006B1A78" w:rsidRPr="00623BEE" w:rsidRDefault="006B1A78" w:rsidP="00106AA3">
            <w:pPr>
              <w:pStyle w:val="MDPI14history"/>
            </w:pPr>
            <w:r>
              <w:t>Accepted: date</w:t>
            </w:r>
          </w:p>
          <w:p w14:paraId="79CEEF13" w14:textId="77777777" w:rsidR="006B1A78" w:rsidRPr="00623BEE" w:rsidRDefault="006B1A78" w:rsidP="00106AA3">
            <w:pPr>
              <w:pStyle w:val="MDPI14history"/>
              <w:spacing w:after="120"/>
            </w:pPr>
            <w:r w:rsidRPr="00623BEE">
              <w:t>Published: date</w:t>
            </w:r>
          </w:p>
          <w:p w14:paraId="12B69A94" w14:textId="77777777" w:rsidR="006B1A78" w:rsidRPr="00644886" w:rsidRDefault="006B1A78" w:rsidP="00106AA3">
            <w:pPr>
              <w:adjustRightInd w:val="0"/>
              <w:snapToGrid w:val="0"/>
              <w:spacing w:before="120" w:line="240" w:lineRule="atLeast"/>
              <w:ind w:right="113"/>
              <w:jc w:val="left"/>
              <w:rPr>
                <w:rFonts w:eastAsia="DengXian"/>
                <w:bCs/>
                <w:sz w:val="14"/>
                <w:szCs w:val="14"/>
                <w:lang w:bidi="en-US"/>
              </w:rPr>
            </w:pPr>
            <w:r w:rsidRPr="00644886">
              <w:rPr>
                <w:rFonts w:eastAsia="DengXian"/>
                <w:noProof/>
              </w:rPr>
              <w:drawing>
                <wp:inline distT="0" distB="0" distL="0" distR="0" wp14:anchorId="77586C60" wp14:editId="1642908B">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0254CEC0" w14:textId="77777777" w:rsidR="006B1A78" w:rsidRPr="00644886" w:rsidRDefault="006B1A78" w:rsidP="00CD09B9">
            <w:pPr>
              <w:pStyle w:val="MDPI72Copyright"/>
              <w:rPr>
                <w:rFonts w:eastAsia="DengXian"/>
                <w:lang w:bidi="en-US"/>
              </w:rPr>
            </w:pPr>
            <w:r w:rsidRPr="00644886">
              <w:rPr>
                <w:rFonts w:eastAsia="DengXian"/>
                <w:b/>
                <w:lang w:bidi="en-US"/>
              </w:rPr>
              <w:t>Copyright:</w:t>
            </w:r>
            <w:r w:rsidRPr="00644886">
              <w:rPr>
                <w:rFonts w:eastAsia="DengXian"/>
                <w:lang w:bidi="en-US"/>
              </w:rPr>
              <w:t xml:space="preserve"> </w:t>
            </w:r>
            <w:r w:rsidR="00F621C5">
              <w:rPr>
                <w:rFonts w:eastAsia="DengXian"/>
                <w:lang w:bidi="en-US"/>
              </w:rPr>
              <w:t>© 2024 by the</w:t>
            </w:r>
            <w:r>
              <w:rPr>
                <w:rFonts w:eastAsia="DengXian"/>
                <w:lang w:bidi="en-US"/>
              </w:rPr>
              <w:t xml:space="preserve"> authors. Submitted for possible open access publication under the terms and conditions of the Creative Commons </w:t>
            </w:r>
            <w:r w:rsidRPr="00644886">
              <w:rPr>
                <w:rFonts w:eastAsia="DengXian"/>
                <w:lang w:bidi="en-US"/>
              </w:rPr>
              <w:t>Attribution (CC BY) license (</w:t>
            </w:r>
            <w:r>
              <w:rPr>
                <w:rFonts w:eastAsia="DengXian"/>
                <w:lang w:bidi="en-US"/>
              </w:rPr>
              <w:t>https://</w:t>
            </w:r>
            <w:r w:rsidRPr="00644886">
              <w:rPr>
                <w:rFonts w:eastAsia="DengXian"/>
                <w:lang w:bidi="en-US"/>
              </w:rPr>
              <w:t>creativecommons.org/licenses/by/4.0/).</w:t>
            </w:r>
          </w:p>
        </w:tc>
      </w:tr>
    </w:tbl>
    <w:p w14:paraId="43245D1E" w14:textId="20CF507B" w:rsidR="00FF7D25" w:rsidRPr="00D945EC" w:rsidRDefault="00623BEE" w:rsidP="00FF7D25">
      <w:pPr>
        <w:pStyle w:val="MDPI16affiliation"/>
      </w:pPr>
      <w:r w:rsidRPr="00623BEE">
        <w:rPr>
          <w:vertAlign w:val="superscript"/>
        </w:rPr>
        <w:t>1</w:t>
      </w:r>
      <w:r w:rsidR="00FF7D25" w:rsidRPr="00D945EC">
        <w:tab/>
      </w:r>
      <w:r w:rsidR="005A16FB">
        <w:t xml:space="preserve">Civil and Construction Engineering, Brigham Young University, Provo, </w:t>
      </w:r>
      <w:r w:rsidR="00EC2BCC">
        <w:t>UT 84602, USA</w:t>
      </w:r>
      <w:r w:rsidR="00FF7D25" w:rsidRPr="00D945EC">
        <w:t xml:space="preserve">; </w:t>
      </w:r>
      <w:r w:rsidR="00AF22AA" w:rsidRPr="00AF22AA">
        <w:t>xueyil@student.byu.edu</w:t>
      </w:r>
      <w:r w:rsidR="00814974">
        <w:t xml:space="preserve">, </w:t>
      </w:r>
      <w:r w:rsidR="00814974" w:rsidRPr="00814974">
        <w:t>aghababa@student.byu.edu</w:t>
      </w:r>
      <w:r w:rsidR="00814974">
        <w:t xml:space="preserve">, </w:t>
      </w:r>
      <w:r w:rsidR="002D793D" w:rsidRPr="002D793D">
        <w:t>joshh10@student.byu.edu</w:t>
      </w:r>
      <w:r w:rsidR="001E253E">
        <w:t xml:space="preserve">, </w:t>
      </w:r>
      <w:r w:rsidR="001E253E" w:rsidRPr="001E253E">
        <w:t>akunz00@student.byu.edu</w:t>
      </w:r>
      <w:r w:rsidR="001E253E">
        <w:t xml:space="preserve">, </w:t>
      </w:r>
      <w:r w:rsidR="001E253E" w:rsidRPr="001E253E">
        <w:t>berk10b@student.byu.edu</w:t>
      </w:r>
      <w:r w:rsidR="00296C42">
        <w:t>, njones@byu.edu, gus.williams@byu.edu</w:t>
      </w:r>
    </w:p>
    <w:p w14:paraId="651516A3" w14:textId="45B020D5" w:rsidR="00FF7D25" w:rsidRDefault="00FF7D25" w:rsidP="00FF7D25">
      <w:pPr>
        <w:pStyle w:val="MDPI16affiliation"/>
      </w:pPr>
      <w:r w:rsidRPr="00D945EC">
        <w:rPr>
          <w:vertAlign w:val="superscript"/>
        </w:rPr>
        <w:t>2</w:t>
      </w:r>
      <w:r w:rsidRPr="00D945EC">
        <w:tab/>
      </w:r>
      <w:r w:rsidR="00EC2BCC">
        <w:t xml:space="preserve">Civil </w:t>
      </w:r>
      <w:r w:rsidR="002A426B">
        <w:t xml:space="preserve">and Environmental </w:t>
      </w:r>
      <w:r w:rsidR="00EC2BCC">
        <w:t xml:space="preserve">Engineering, </w:t>
      </w:r>
      <w:r w:rsidR="00763B16">
        <w:t xml:space="preserve">University of Vermont, </w:t>
      </w:r>
      <w:r w:rsidR="00763B16" w:rsidRPr="00763B16">
        <w:t>Burlington, VT 05405</w:t>
      </w:r>
      <w:r w:rsidR="00763B16">
        <w:t>, USA</w:t>
      </w:r>
      <w:r w:rsidRPr="00D945EC">
        <w:t xml:space="preserve">; </w:t>
      </w:r>
      <w:r w:rsidR="002D793D" w:rsidRPr="00814974">
        <w:t>ewebsteresho@crimson.ua.edu</w:t>
      </w:r>
      <w:r w:rsidR="002D793D">
        <w:t xml:space="preserve">, </w:t>
      </w:r>
      <w:r w:rsidR="002D793D" w:rsidRPr="002D793D">
        <w:t>pclement@ua.edu</w:t>
      </w:r>
    </w:p>
    <w:p w14:paraId="5BB02EC0" w14:textId="513E30E3" w:rsidR="00763B16" w:rsidRDefault="00763B16" w:rsidP="00763B16">
      <w:pPr>
        <w:pStyle w:val="MDPI16affiliation"/>
      </w:pPr>
      <w:r>
        <w:rPr>
          <w:vertAlign w:val="superscript"/>
        </w:rPr>
        <w:t>3</w:t>
      </w:r>
      <w:r w:rsidRPr="00D945EC">
        <w:tab/>
      </w:r>
      <w:r>
        <w:t>Civil</w:t>
      </w:r>
      <w:r w:rsidR="005C3853">
        <w:t>, Construction</w:t>
      </w:r>
      <w:r>
        <w:t xml:space="preserve"> and Environmental Engineering, University of </w:t>
      </w:r>
      <w:r w:rsidR="005C3853">
        <w:t>Alabama</w:t>
      </w:r>
      <w:r>
        <w:t xml:space="preserve">, </w:t>
      </w:r>
      <w:r w:rsidR="005C3853">
        <w:t>Tuscaloosa</w:t>
      </w:r>
      <w:r w:rsidRPr="00763B16">
        <w:t xml:space="preserve">, </w:t>
      </w:r>
      <w:r w:rsidR="005C3853">
        <w:t>AL</w:t>
      </w:r>
      <w:r w:rsidRPr="00763B16">
        <w:t xml:space="preserve"> </w:t>
      </w:r>
      <w:r w:rsidR="006833F9">
        <w:t>35487</w:t>
      </w:r>
      <w:r>
        <w:t>, USA</w:t>
      </w:r>
      <w:r w:rsidRPr="00D945EC">
        <w:t xml:space="preserve">; </w:t>
      </w:r>
      <w:r w:rsidR="002D793D" w:rsidRPr="00814974">
        <w:t>Ryan.van-der-Heijden@uvm.edu</w:t>
      </w:r>
      <w:r w:rsidR="002D793D">
        <w:t xml:space="preserve">, </w:t>
      </w:r>
      <w:r w:rsidR="002D793D" w:rsidRPr="002D793D">
        <w:t>drizzo@uvm.edu</w:t>
      </w:r>
    </w:p>
    <w:p w14:paraId="1B8DA17C" w14:textId="77777777" w:rsidR="00763B16" w:rsidRPr="00D945EC" w:rsidRDefault="00763B16" w:rsidP="00FF7D25">
      <w:pPr>
        <w:pStyle w:val="MDPI16affiliation"/>
      </w:pPr>
    </w:p>
    <w:p w14:paraId="75125875" w14:textId="46D4B9B7" w:rsidR="00FF7D25" w:rsidRPr="00550626" w:rsidRDefault="00FF7D25" w:rsidP="00FF7D25">
      <w:pPr>
        <w:pStyle w:val="MDPI16affiliation"/>
      </w:pPr>
      <w:r w:rsidRPr="00FF3089">
        <w:rPr>
          <w:b/>
        </w:rPr>
        <w:t>*</w:t>
      </w:r>
      <w:r w:rsidRPr="00D945EC">
        <w:tab/>
        <w:t xml:space="preserve">Correspondence: </w:t>
      </w:r>
      <w:r w:rsidR="00296C42">
        <w:t>njones@byu.edu</w:t>
      </w:r>
      <w:r w:rsidRPr="00D945EC">
        <w:t xml:space="preserve">; Tel.: </w:t>
      </w:r>
      <w:r w:rsidR="00F542C7">
        <w:t>+1 801-225-0799</w:t>
      </w:r>
    </w:p>
    <w:p w14:paraId="5BD87A43" w14:textId="34CFFA0E" w:rsidR="00FF7D25" w:rsidRPr="00550626" w:rsidRDefault="00FF7D25" w:rsidP="00FF7D25">
      <w:pPr>
        <w:pStyle w:val="MDPI17abstract"/>
        <w:rPr>
          <w:szCs w:val="18"/>
        </w:rPr>
      </w:pPr>
      <w:r w:rsidRPr="00550626">
        <w:rPr>
          <w:b/>
          <w:szCs w:val="18"/>
        </w:rPr>
        <w:t xml:space="preserve">Abstract: </w:t>
      </w:r>
      <w:r w:rsidR="00F86AED" w:rsidRPr="00F86AED">
        <w:rPr>
          <w:szCs w:val="18"/>
        </w:rPr>
        <w:t>Baseflow is a critical component of groundwater discharge, but it is difficult to measure directly. Therefore, it is common practice to estimate baseflow from total streamflow using various methods, such as graphical and digital techniques. We have developed the baseflow Python package, which implements multiple baseflow separation methods and includes utility functions for data preprocessing, making it easier for users to apply these techniques. Comprehensive documentation is provided, along with detailed examples. Additionally, we offer Google Colab notebooks that demonstrate step-by-step usage and allow users to run their own data interactively.</w:t>
      </w:r>
    </w:p>
    <w:p w14:paraId="1AD73CA0" w14:textId="606ED157" w:rsidR="00FF7D25" w:rsidRPr="00550626" w:rsidRDefault="00FF7D25" w:rsidP="00FF7D25">
      <w:pPr>
        <w:pStyle w:val="MDPI18keywords"/>
        <w:rPr>
          <w:szCs w:val="18"/>
        </w:rPr>
      </w:pPr>
      <w:r w:rsidRPr="00550626">
        <w:rPr>
          <w:b/>
          <w:szCs w:val="18"/>
        </w:rPr>
        <w:t xml:space="preserve">Keywords: </w:t>
      </w:r>
      <w:r w:rsidR="00F95BF9">
        <w:rPr>
          <w:szCs w:val="18"/>
        </w:rPr>
        <w:t>python, baseflow,</w:t>
      </w:r>
      <w:r w:rsidR="00A658D9">
        <w:rPr>
          <w:szCs w:val="18"/>
        </w:rPr>
        <w:t xml:space="preserve"> quickflow,</w:t>
      </w:r>
      <w:r w:rsidR="00F95BF9">
        <w:rPr>
          <w:szCs w:val="18"/>
        </w:rPr>
        <w:t xml:space="preserve"> </w:t>
      </w:r>
      <w:r w:rsidR="00C52E92">
        <w:rPr>
          <w:szCs w:val="18"/>
        </w:rPr>
        <w:t>separation</w:t>
      </w:r>
    </w:p>
    <w:p w14:paraId="4E3D8943" w14:textId="77777777" w:rsidR="00FF7D25" w:rsidRPr="00550626" w:rsidRDefault="00FF7D25" w:rsidP="00FF7D25">
      <w:pPr>
        <w:pStyle w:val="MDPI19line"/>
      </w:pPr>
    </w:p>
    <w:p w14:paraId="5CEAC901" w14:textId="61F09593" w:rsidR="003A23FB" w:rsidRDefault="00043D9A" w:rsidP="003A23FB">
      <w:pPr>
        <w:pStyle w:val="MDPI21heading1"/>
        <w:numPr>
          <w:ilvl w:val="0"/>
          <w:numId w:val="0"/>
        </w:numPr>
        <w:ind w:left="3040" w:hanging="432"/>
        <w:rPr>
          <w:lang w:eastAsia="zh-CN"/>
        </w:rPr>
      </w:pPr>
      <w:r>
        <w:rPr>
          <w:highlight w:val="yellow"/>
          <w:lang w:eastAsia="zh-CN"/>
        </w:rPr>
        <w:t>This v</w:t>
      </w:r>
      <w:r w:rsidR="009A7257">
        <w:rPr>
          <w:highlight w:val="yellow"/>
          <w:lang w:eastAsia="zh-CN"/>
        </w:rPr>
        <w:t>5</w:t>
      </w:r>
      <w:r>
        <w:rPr>
          <w:highlight w:val="yellow"/>
          <w:lang w:eastAsia="zh-CN"/>
        </w:rPr>
        <w:t xml:space="preserve">: </w:t>
      </w:r>
      <w:r w:rsidR="009A7257">
        <w:rPr>
          <w:lang w:eastAsia="zh-CN"/>
        </w:rPr>
        <w:t>first draft</w:t>
      </w:r>
    </w:p>
    <w:p w14:paraId="54B692C1" w14:textId="0B9334CE" w:rsidR="00043D9A" w:rsidRPr="00043D9A" w:rsidRDefault="00F97D17" w:rsidP="003A23FB">
      <w:pPr>
        <w:pStyle w:val="MDPI21heading1"/>
        <w:numPr>
          <w:ilvl w:val="0"/>
          <w:numId w:val="0"/>
        </w:numPr>
        <w:ind w:left="3040" w:hanging="432"/>
        <w:rPr>
          <w:highlight w:val="yellow"/>
          <w:lang w:eastAsia="zh-CN"/>
        </w:rPr>
      </w:pPr>
      <w:r>
        <w:rPr>
          <w:highlight w:val="yellow"/>
          <w:lang w:eastAsia="zh-CN"/>
        </w:rPr>
        <w:t>Abstract</w:t>
      </w:r>
    </w:p>
    <w:p w14:paraId="1D405B39" w14:textId="6084ACEC" w:rsidR="00861061" w:rsidRDefault="00861061" w:rsidP="00861061">
      <w:pPr>
        <w:pStyle w:val="MDPI21heading1"/>
        <w:rPr>
          <w:lang w:eastAsia="zh-CN"/>
        </w:rPr>
      </w:pPr>
      <w:r w:rsidRPr="007F2582">
        <w:rPr>
          <w:lang w:eastAsia="zh-CN"/>
        </w:rPr>
        <w:t>Introduction</w:t>
      </w:r>
    </w:p>
    <w:p w14:paraId="7ED933CC" w14:textId="77777777" w:rsidR="004259AF" w:rsidRPr="00B078E5" w:rsidRDefault="004259AF" w:rsidP="007B18E8">
      <w:pPr>
        <w:pStyle w:val="MDPI31text"/>
        <w:rPr>
          <w:shd w:val="pct15" w:color="auto" w:fill="FFFFFF"/>
        </w:rPr>
      </w:pPr>
      <w:r w:rsidRPr="00B078E5">
        <w:rPr>
          <w:shd w:val="pct15" w:color="auto" w:fill="FFFFFF"/>
        </w:rPr>
        <w:t>Discuss baseflow</w:t>
      </w:r>
    </w:p>
    <w:p w14:paraId="2253CA10" w14:textId="57BAE8D9" w:rsidR="00861061" w:rsidRPr="00B078E5" w:rsidRDefault="004259AF" w:rsidP="007B18E8">
      <w:pPr>
        <w:pStyle w:val="MDPI31text"/>
        <w:rPr>
          <w:shd w:val="pct15" w:color="auto" w:fill="FFFFFF"/>
        </w:rPr>
      </w:pPr>
      <w:r w:rsidRPr="00B078E5">
        <w:rPr>
          <w:shd w:val="pct15" w:color="auto" w:fill="FFFFFF"/>
        </w:rPr>
        <w:t>review digital</w:t>
      </w:r>
      <w:r w:rsidR="005222CC" w:rsidRPr="00B078E5">
        <w:rPr>
          <w:shd w:val="pct15" w:color="auto" w:fill="FFFFFF"/>
        </w:rPr>
        <w:t xml:space="preserve"> separation methods</w:t>
      </w:r>
    </w:p>
    <w:p w14:paraId="357A9BC3" w14:textId="2529AC45" w:rsidR="005222CC" w:rsidRPr="00B078E5" w:rsidRDefault="005222CC" w:rsidP="007B18E8">
      <w:pPr>
        <w:pStyle w:val="MDPI31text"/>
        <w:rPr>
          <w:shd w:val="pct15" w:color="auto" w:fill="FFFFFF"/>
        </w:rPr>
      </w:pPr>
      <w:r w:rsidRPr="00B078E5">
        <w:rPr>
          <w:shd w:val="pct15" w:color="auto" w:fill="FFFFFF"/>
        </w:rPr>
        <w:t>previous publications (esp review paper)</w:t>
      </w:r>
    </w:p>
    <w:p w14:paraId="387DA239" w14:textId="376B027A" w:rsidR="00B078E5" w:rsidRPr="007B2645" w:rsidDel="006E0C4F" w:rsidRDefault="00FC6FD8" w:rsidP="007B2645">
      <w:pPr>
        <w:pStyle w:val="MDPI31text"/>
        <w:rPr>
          <w:del w:id="0" w:author="Norm Jones" w:date="2024-08-22T12:55:00Z"/>
          <w:shd w:val="pct15" w:color="auto" w:fill="FFFFFF"/>
          <w:lang w:eastAsia="zh-CN"/>
        </w:rPr>
      </w:pPr>
      <w:r w:rsidRPr="00B078E5">
        <w:rPr>
          <w:shd w:val="pct15" w:color="auto" w:fill="FFFFFF"/>
        </w:rPr>
        <w:t>our objectives/motivation</w:t>
      </w:r>
    </w:p>
    <w:p w14:paraId="0D4C177F" w14:textId="77777777" w:rsidR="00D5642A" w:rsidRDefault="00D5642A" w:rsidP="007B18E8">
      <w:pPr>
        <w:pStyle w:val="MDPI31text"/>
        <w:rPr>
          <w:lang w:eastAsia="zh-CN"/>
        </w:rPr>
      </w:pPr>
    </w:p>
    <w:p w14:paraId="5B0D0D62" w14:textId="38C4C246" w:rsidR="00415BA6" w:rsidRDefault="00C6733E" w:rsidP="00F5305C">
      <w:pPr>
        <w:pStyle w:val="MDPI31text"/>
      </w:pPr>
      <w:r w:rsidRPr="00C6733E">
        <w:t>Streamflow is a combination of direct runoff from precipitation, snowmelt, and the delayed contribution from groundwater and bank flow. Baseflow refers specifically to the portion of streamflow that originates from groundwater and other delayed sources, while the remaining part, which responds more quickly to precipitation, is termed quickflow. Baseflow plays a crucial role in sustaining river ecosystems and managing water resources. It represents the long-term discharge that persists between precipitation events, making it fundamental to understanding watershed hydrology, managing water quality, and supporting ecological processes in rivers and streams.</w:t>
      </w:r>
    </w:p>
    <w:p w14:paraId="5046F2BD" w14:textId="69E504BD" w:rsidR="000C7441" w:rsidRDefault="000C7441" w:rsidP="002E7AAC">
      <w:pPr>
        <w:pStyle w:val="MDPI31text"/>
        <w:rPr>
          <w:lang w:eastAsia="zh-CN"/>
        </w:rPr>
      </w:pPr>
      <w:r w:rsidRPr="000C7441">
        <w:rPr>
          <w:lang w:eastAsia="zh-CN"/>
        </w:rPr>
        <w:t>However, directly measuring baseflow is challenging</w:t>
      </w:r>
      <w:r w:rsidR="001743AD">
        <w:rPr>
          <w:lang w:eastAsia="zh-CN"/>
        </w:rPr>
        <w:t xml:space="preserve"> </w:t>
      </w:r>
      <w:r w:rsidR="00F90D6B">
        <w:rPr>
          <w:lang w:eastAsia="zh-CN"/>
        </w:rPr>
        <w:fldChar w:fldCharType="begin"/>
      </w:r>
      <w:r w:rsidR="002518C8">
        <w:rPr>
          <w:lang w:eastAsia="zh-CN"/>
        </w:rPr>
        <w:instrText xml:space="preserve"> ADDIN ZOTERO_ITEM CSL_CITATION {"citationID":"77jRqxQ4","properties":{"formattedCitation":"[1]","plainCitation":"[1]","noteIndex":0},"citationItems":[{"id":"SP1TpHtv/3AOPvFfJ","uris":["http://zotero.org/users/11521740/items/PHB7JJIE"],"itemData":{"id":1067,"type":"paper-conference","abstract":"The graphical methods for baseflow separation described in hydrology textbooks have in recent years been increasingly supplanted by numerical algorithms more suited to computer operations, particularly on long streamflow records. In the same period, there have been many attempts to determine this separation experimentally by the use of natural or introduced tracers. These experiments are usually restricted to very few flow events. The paper describes a data set of experimental baseflow separations obtained from Australian and overseas literature, and examines the extent to which the experimental results can be matched by different algorithms.","source":"Semantic Scholar","title":"Baseflow Separation - Comparison of Numerical Methods with Tracer Experiments","URL":"https://www.semanticscholar.org/paper/Baseflow-Separation-Comparison-of-Numerical-Methods-Chapman-Maxwell/8e8ea928a0e52f6d96c405fe329b357887a94dad","author":[{"family":"Chapman","given":"Tg"},{"family":"Maxwell","given":"A."}],"accessed":{"date-parts":[["2024",6,30]]},"issued":{"date-parts":[["1996"]]}}}],"schema":"https://github.com/citation-style-language/schema/raw/master/csl-citation.json"} </w:instrText>
      </w:r>
      <w:r w:rsidR="00F90D6B">
        <w:rPr>
          <w:lang w:eastAsia="zh-CN"/>
        </w:rPr>
        <w:fldChar w:fldCharType="separate"/>
      </w:r>
      <w:r w:rsidR="002518C8">
        <w:rPr>
          <w:noProof/>
          <w:lang w:eastAsia="zh-CN"/>
        </w:rPr>
        <w:t>[1]</w:t>
      </w:r>
      <w:r w:rsidR="00F90D6B">
        <w:rPr>
          <w:lang w:eastAsia="zh-CN"/>
        </w:rPr>
        <w:fldChar w:fldCharType="end"/>
      </w:r>
      <w:r w:rsidRPr="000C7441">
        <w:rPr>
          <w:lang w:eastAsia="zh-CN"/>
        </w:rPr>
        <w:t>, so various methods are employed to estimate it by separating baseflow from total streamflow. These methods can generally be grouped into three categories: hydrochemical,</w:t>
      </w:r>
      <w:r w:rsidR="00564A10" w:rsidRPr="00564A10">
        <w:rPr>
          <w:lang w:eastAsia="zh-CN"/>
        </w:rPr>
        <w:t xml:space="preserve"> </w:t>
      </w:r>
      <w:r w:rsidR="00564A10" w:rsidRPr="000C7441">
        <w:rPr>
          <w:lang w:eastAsia="zh-CN"/>
        </w:rPr>
        <w:t>graphical,</w:t>
      </w:r>
      <w:r w:rsidRPr="000C7441">
        <w:rPr>
          <w:lang w:eastAsia="zh-CN"/>
        </w:rPr>
        <w:t xml:space="preserve"> and digital. Hydrochemical methods rely on measurements such as electrical conductivity to estimate local baseflow contributions</w:t>
      </w:r>
      <w:r w:rsidR="009275FE">
        <w:rPr>
          <w:lang w:eastAsia="zh-CN"/>
        </w:rPr>
        <w:t xml:space="preserve"> </w:t>
      </w:r>
      <w:r w:rsidR="009275FE">
        <w:rPr>
          <w:lang w:eastAsia="zh-CN"/>
        </w:rPr>
        <w:fldChar w:fldCharType="begin"/>
      </w:r>
      <w:r w:rsidR="002518C8">
        <w:rPr>
          <w:lang w:eastAsia="zh-CN"/>
        </w:rPr>
        <w:instrText xml:space="preserve"> ADDIN ZOTERO_ITEM CSL_CITATION {"citationID":"txf53TYC","properties":{"formattedCitation":"[2]","plainCitation":"[2]","noteIndex":0},"citationItems":[{"id":"SP1TpHtv/Up1Qj2j7","uris":["http://zotero.org/users/11521740/items/4B39EQ85"],"itemData":{"id":675,"type":"article-journal","abstract":"Baseflow estimation and evaluation are two critical and essential tasks for water quality and quantity, drought management, water supply, and groundwater protection. Observed baseflows are rarely available and are limited to focused pilot studies. In this study, an exhaustive evaluation of four different baseflow separation methods (HYSEP, WHAT, BFLOW, and PART) using surrogates of observed baseflows estimated with the conductivity mass balance (CMB) method is carried out using data from several streamflow gauging sites from the South Atlantic-Gulf (SAG) region comprised of nine states in the Southeastern U.S. Daily discharge data from 75 streamflow gauging sites for the period 1970–2013, located in the least anthropogenically affected basins in the SAG region were used to estimate the baseflow index (BFI), which quantifies the contribution of baseflow from streamflows. The focus of this study is to compare the four different baseflow separation methods and calibrate and validate these methods using CMB method based estimates of baseflows to evaluate the variation of BFI values derived from these methods. Results from the study suggest that the PART and HYSEP methods provide the highest and lowest average BFI values of 0.62 and 0.52, respectively. Similarities in BFI values estimated from these methods are noted based on a strong correlation between WHAT and BFLOW. The highest BFI values were found in April in the eastern, western, and central parts of the SAG region, and the highest contribution of baseflow to the streamflow was noted in October in the southern region. However, the lowest BFI values were noted in the month of September in all regions of SAG. The calibrated WHAT method using data from the CMB method provides the highest correlation as noted by the coefficient of determination. This study documents an exhaustive and comprehensive evaluation of baseflow separation methods in the SAG region, and results from this work can aid in the selection of the best method based on different metrics reported in this study. The use of the best method can aid in the short and long term management of low flows at a regional level that supports a sustainable aquatic environment and mitigates the effects of droughts effectively.","container-title":"Water","DOI":"10.3390/w12010120","ISSN":"2073-4441","issue":"1","language":"en","license":"http://creativecommons.org/licenses/by/3.0/","note":"number: 1\npublisher: Multidisciplinary Digital Publishing Institute","page":"120","source":"www.mdpi.com","title":"Comparative Analysis of Four Baseflow Separation Methods in the South Atlantic-Gulf Region of the U.S.","volume":"12","author":[{"family":"Chen","given":"Hao"},{"family":"Teegavarapu","given":"Ramesh S. V."}],"issued":{"date-parts":[["2020",1]]}}}],"schema":"https://github.com/citation-style-language/schema/raw/master/csl-citation.json"} </w:instrText>
      </w:r>
      <w:r w:rsidR="009275FE">
        <w:rPr>
          <w:lang w:eastAsia="zh-CN"/>
        </w:rPr>
        <w:fldChar w:fldCharType="separate"/>
      </w:r>
      <w:r w:rsidR="002518C8">
        <w:rPr>
          <w:noProof/>
          <w:lang w:eastAsia="zh-CN"/>
        </w:rPr>
        <w:t>[2]</w:t>
      </w:r>
      <w:r w:rsidR="009275FE">
        <w:rPr>
          <w:lang w:eastAsia="zh-CN"/>
        </w:rPr>
        <w:fldChar w:fldCharType="end"/>
      </w:r>
      <w:r w:rsidRPr="000C7441">
        <w:rPr>
          <w:lang w:eastAsia="zh-CN"/>
        </w:rPr>
        <w:t xml:space="preserve">. Graphical methods visually separate baseflow from the hydrograph, based on the assumption that groundwater flow changes more slowly than </w:t>
      </w:r>
      <w:r w:rsidRPr="000C7441">
        <w:rPr>
          <w:lang w:eastAsia="zh-CN"/>
        </w:rPr>
        <w:lastRenderedPageBreak/>
        <w:t>surface runoff. Common graphical techniques include fixed interval, sliding interval, and local minimum methods. Digital methods, on the other hand, employ mathematical functions and signal processing algorithms to compute baseflow from total streamflow data. The first widely adopted digital method, the Lyne-Hollick filter</w:t>
      </w:r>
      <w:r w:rsidR="00071A08">
        <w:rPr>
          <w:lang w:eastAsia="zh-CN"/>
        </w:rPr>
        <w:t xml:space="preserve"> </w:t>
      </w:r>
      <w:r w:rsidR="003B7CE7">
        <w:rPr>
          <w:lang w:eastAsia="zh-CN"/>
        </w:rPr>
        <w:fldChar w:fldCharType="begin"/>
      </w:r>
      <w:r w:rsidR="002518C8">
        <w:rPr>
          <w:lang w:eastAsia="zh-CN"/>
        </w:rPr>
        <w:instrText xml:space="preserve"> ADDIN ZOTERO_ITEM CSL_CITATION {"citationID":"CsDA6WZF","properties":{"formattedCitation":"[3]","plainCitation":"[3]","noteIndex":0},"citationItems":[{"id":4206,"uris":["http://zotero.org/groups/5081037/items/A97N53MC"],"itemData":{"id":4206,"type":"article-journal","container-title":"I. E. Aust. Natl. Conf. Publ.","issue":"10","page":"89-83","source":"cir.nii.ac.jp","title":"Stochastic time-variable rainfall-runoff modelling","volume":"79","author":[{"family":"V","given":"Lyne"}],"issued":{"date-parts":[["1979"]]}}}],"schema":"https://github.com/citation-style-language/schema/raw/master/csl-citation.json"} </w:instrText>
      </w:r>
      <w:r w:rsidR="003B7CE7">
        <w:rPr>
          <w:lang w:eastAsia="zh-CN"/>
        </w:rPr>
        <w:fldChar w:fldCharType="separate"/>
      </w:r>
      <w:r w:rsidR="002518C8">
        <w:rPr>
          <w:noProof/>
          <w:lang w:eastAsia="zh-CN"/>
        </w:rPr>
        <w:t>[3]</w:t>
      </w:r>
      <w:r w:rsidR="003B7CE7">
        <w:rPr>
          <w:lang w:eastAsia="zh-CN"/>
        </w:rPr>
        <w:fldChar w:fldCharType="end"/>
      </w:r>
      <w:r w:rsidRPr="000C7441">
        <w:rPr>
          <w:lang w:eastAsia="zh-CN"/>
        </w:rPr>
        <w:t>, produced results similar to those of the local minimum method, and subsequent methods such as the Chapman</w:t>
      </w:r>
      <w:r w:rsidR="00962DAB">
        <w:rPr>
          <w:lang w:eastAsia="zh-CN"/>
        </w:rPr>
        <w:fldChar w:fldCharType="begin"/>
      </w:r>
      <w:r w:rsidR="002518C8">
        <w:rPr>
          <w:lang w:eastAsia="zh-CN"/>
        </w:rPr>
        <w:instrText xml:space="preserve"> ADDIN ZOTERO_ITEM CSL_CITATION {"citationID":"zFyYpfWp","properties":{"formattedCitation":"[4]","plainCitation":"[4]","noteIndex":0},"citationItems":[{"id":"SP1TpHtv/PoDnpm3C","uris":["http://zotero.org/users/11521740/items/WZSLNBY9"],"itemData":{"id":1059,"type":"article-journal","container-title":"Water Resources Research","DOI":"10.1029/91WR01007","ISSN":"1944-7973","issue":"7","language":"en","license":"Copyright 1991 by the American Geophysical Union.","note":"_eprint: https://onlinelibrary.wiley.com/doi/pdf/10.1029/91WR01007","page":"1783-1784","source":"Wiley Online Library","title":"Comment on “Evaluation of automated techniques for base flow and recession analyses” by R. J. Nathan and T. A. McMahon","volume":"27","author":[{"family":"Chapman","given":"Tom G."}],"issued":{"date-parts":[["1991"]]}}}],"schema":"https://github.com/citation-style-language/schema/raw/master/csl-citation.json"} </w:instrText>
      </w:r>
      <w:r w:rsidR="00962DAB">
        <w:rPr>
          <w:lang w:eastAsia="zh-CN"/>
        </w:rPr>
        <w:fldChar w:fldCharType="separate"/>
      </w:r>
      <w:r w:rsidR="002518C8">
        <w:rPr>
          <w:noProof/>
          <w:lang w:eastAsia="zh-CN"/>
        </w:rPr>
        <w:t>[4]</w:t>
      </w:r>
      <w:r w:rsidR="00962DAB">
        <w:rPr>
          <w:lang w:eastAsia="zh-CN"/>
        </w:rPr>
        <w:fldChar w:fldCharType="end"/>
      </w:r>
      <w:r w:rsidRPr="000C7441">
        <w:rPr>
          <w:lang w:eastAsia="zh-CN"/>
        </w:rPr>
        <w:t xml:space="preserve"> and Eckhardt </w:t>
      </w:r>
      <w:r w:rsidR="00960FD2">
        <w:rPr>
          <w:lang w:eastAsia="zh-CN"/>
        </w:rPr>
        <w:fldChar w:fldCharType="begin"/>
      </w:r>
      <w:r w:rsidR="002518C8">
        <w:rPr>
          <w:lang w:eastAsia="zh-CN"/>
        </w:rPr>
        <w:instrText xml:space="preserve"> ADDIN ZOTERO_ITEM CSL_CITATION {"citationID":"YGVWDuCC","properties":{"formattedCitation":"[5]","plainCitation":"[5]","noteIndex":0},"citationItems":[{"id":"SP1TpHtv/2ebtV4vi","uris":["http://zotero.org/users/11521740/items/KDWI8NYW"],"itemData":{"id":23,"type":"article-journal","abstract":"Recursive digital filtering of hydrographs is a baseflow separation method that can easily be automated and has been recommended for providing reproducible results. In the past, different formulations of the most simple filter type, the so-called one-parameter filter, have been proposed. In this paper, a theoretical framework is developed for filter algorithms that were constructed under the assumption that the outflow from an aquifer is linearly proportional to its storage. It is shown that these one-parameter filters describing an exponential baseflow recession are all special cases of a two-parameter filter whose equation is specified. Its parameters are the recession constant—which can be objectively determined by a recession analysis—and BFImax, the maximum value of the baseflow index that can be modelled by the algorithm. This introduces a subjective element into the baseflow calculation, since BFImax is not measurable. A preliminary analysis based on the results of conventional separation techniques shows that it might be possible to find typical BFImax values for classes of catchments that can be unequivocally distinguished by their hydrological and hydrogeological characteristics. Copyright © 2004 John Wiley &amp; Sons, Ltd.","container-title":"Hydrological Processes","DOI":"10.1002/hyp.5675","ISSN":"1099-1085","issue":"2","language":"en","note":"_eprint: https://onlinelibrary.wiley.com/doi/pdf/10.1002/hyp.5675","page":"507-515","source":"Wiley Online Library","title":"How to construct recursive digital filters for baseflow separation","volume":"19","author":[{"family":"Eckhardt","given":"K."}],"issued":{"date-parts":[["2005"]]}}}],"schema":"https://github.com/citation-style-language/schema/raw/master/csl-citation.json"} </w:instrText>
      </w:r>
      <w:r w:rsidR="00960FD2">
        <w:rPr>
          <w:lang w:eastAsia="zh-CN"/>
        </w:rPr>
        <w:fldChar w:fldCharType="separate"/>
      </w:r>
      <w:r w:rsidR="002518C8">
        <w:rPr>
          <w:noProof/>
          <w:lang w:eastAsia="zh-CN"/>
        </w:rPr>
        <w:t>[5]</w:t>
      </w:r>
      <w:r w:rsidR="00960FD2">
        <w:rPr>
          <w:lang w:eastAsia="zh-CN"/>
        </w:rPr>
        <w:fldChar w:fldCharType="end"/>
      </w:r>
      <w:r w:rsidR="00960FD2">
        <w:rPr>
          <w:lang w:eastAsia="zh-CN"/>
        </w:rPr>
        <w:t xml:space="preserve"> </w:t>
      </w:r>
      <w:r w:rsidRPr="000C7441">
        <w:rPr>
          <w:lang w:eastAsia="zh-CN"/>
        </w:rPr>
        <w:t>methods have further simplified the estimation process, requiring only streamflow data.</w:t>
      </w:r>
    </w:p>
    <w:p w14:paraId="4CD1DE7B" w14:textId="04983415" w:rsidR="006103DE" w:rsidRDefault="0093310F" w:rsidP="001B584E">
      <w:pPr>
        <w:pStyle w:val="MDPI31text"/>
      </w:pPr>
      <w:r w:rsidRPr="0093310F">
        <w:t xml:space="preserve">Several studies have demonstrated the application of these methods in real-world contexts. </w:t>
      </w:r>
      <w:commentRangeStart w:id="1"/>
      <w:r w:rsidRPr="0093310F">
        <w:t>For example, Shao et al. applied the Hydrograph Separation Program (HYSEP)</w:t>
      </w:r>
      <w:r w:rsidR="00A02951">
        <w:t xml:space="preserve"> </w:t>
      </w:r>
      <w:r w:rsidR="00A02951">
        <w:fldChar w:fldCharType="begin"/>
      </w:r>
      <w:r w:rsidR="002518C8">
        <w:instrText xml:space="preserve"> ADDIN ZOTERO_ITEM CSL_CITATION {"citationID":"br15uYoI","properties":{"formattedCitation":"[6]","plainCitation":"[6]","noteIndex":0},"citationItems":[{"id":3839,"uris":["http://zotero.org/groups/5081037/items/VS4RLXEW"],"itemData":{"id":3839,"type":"article-journal","container-title":"U.S. Geol. Surv. Water Resour. Invest. Rep.","journalAbbreviation":"U.S. Geol. Surv. Water Resour. Invest. Rep.","source":"ResearchGate","title":"HYSEP-A Computer Program for Streamflow Hydrograph Separation and Analysis","volume":"96–4040","author":[{"family":"Sloto","given":"Ronald"},{"family":"Crouse","given":"Michele"}],"issued":{"date-parts":[["1996",1,1]]}}}],"schema":"https://github.com/citation-style-language/schema/raw/master/csl-citation.json"} </w:instrText>
      </w:r>
      <w:r w:rsidR="00A02951">
        <w:fldChar w:fldCharType="separate"/>
      </w:r>
      <w:r w:rsidR="002518C8">
        <w:rPr>
          <w:noProof/>
        </w:rPr>
        <w:t>[6]</w:t>
      </w:r>
      <w:r w:rsidR="00A02951">
        <w:fldChar w:fldCharType="end"/>
      </w:r>
      <w:r w:rsidRPr="0093310F">
        <w:t>, the UK Institute of Hydrology’s method (UKIH)</w:t>
      </w:r>
      <w:r w:rsidR="00A02951">
        <w:t xml:space="preserve"> </w:t>
      </w:r>
      <w:r w:rsidR="00E400AE">
        <w:fldChar w:fldCharType="begin"/>
      </w:r>
      <w:r w:rsidR="002518C8">
        <w:instrText xml:space="preserve"> ADDIN ZOTERO_ITEM CSL_CITATION {"citationID":"UfMjrCGF","properties":{"formattedCitation":"[7]","plainCitation":"[7]","noteIndex":0},"citationItems":[{"id":3836,"uris":["http://zotero.org/groups/5081037/items/9GC8HXPV"],"itemData":{"id":3836,"type":"article-journal","abstract":"A revised approach to the calculation of baseflow using the method originally proposed by the United Kingdom Institute of Hydrology is presented. The revisions resolve two aspects of the method that lead to less than optimal results; that is, the calculation of values of baseflow that exceed the corresponding values of streamflow and the dependence of the calculated values on the origin of the five-day segmentation of the input streamflow data. The approach is illustrated using streamflow monitoring information that is typical for areas of southern Ontario, Canada, where baseflow is primarily the result of groundwater discharge.","container-title":"Hydrological Sciences Journal","DOI":"10.1623/hysj.2005.50.5.911","ISSN":"0262-6667","issue":"5","note":"publisher: Taylor &amp; Francis\n_eprint: https://doi.org/10.1623/hysj.2005.50.5.911","page":"null-920","source":"Taylor and Francis+NEJM","title":"A revised approach to the UKIH method for the calculation of baseflow / Une approche améliorée de la méthode de l'UKIH pour le calcul de l'écoulement de base","volume":"50","author":[{"family":"Piggott","given":"Andrew R."},{"family":"Moin","given":"Syed"},{"family":"Southam","given":"Chuck"}],"issued":{"date-parts":[["2005",10,1]]}}}],"schema":"https://github.com/citation-style-language/schema/raw/master/csl-citation.json"} </w:instrText>
      </w:r>
      <w:r w:rsidR="00E400AE">
        <w:fldChar w:fldCharType="separate"/>
      </w:r>
      <w:r w:rsidR="002518C8">
        <w:rPr>
          <w:noProof/>
        </w:rPr>
        <w:t>[7]</w:t>
      </w:r>
      <w:r w:rsidR="00E400AE">
        <w:fldChar w:fldCharType="end"/>
      </w:r>
      <w:r w:rsidRPr="0093310F">
        <w:t>, and the Eckhardt digital method to the Hailiutu River in Northwestern China, using trace-based hydrochemistry as a reference and finding that the Eckhardt method performed best</w:t>
      </w:r>
      <w:r w:rsidR="001A5D2A">
        <w:fldChar w:fldCharType="begin"/>
      </w:r>
      <w:r w:rsidR="002518C8">
        <w:instrText xml:space="preserve"> ADDIN ZOTERO_ITEM CSL_CITATION {"citationID":"ZYg1PsYw","properties":{"formattedCitation":"[8]","plainCitation":"[8]","noteIndex":0},"citationItems":[{"id":4208,"uris":["http://zotero.org/groups/5081037/items/HPQ4WY4R"],"itemData":{"id":4208,"type":"article-journal","abstract":"The Hailiutu River basin is a typical area of semi-arid sandy land with relatively flat topography, the surface of which is covered by undulating dunes and the development of the river system is not obvious. The dominant hydrological cycle is precipitation infiltration through dunes to aquifers followed by discharge to rivers. Therefore, the baseflow is an important component of the streamflow in this basin, but few studies for the baseflow characteristics have been conducted. The isotope tracer technique was applied to investigate the contributions of groundwater, soil water, and surface water to streamflow during the flood period. The results showed that the contributions of these components to streamflow were approximately 70%, 27%, and 3% respectively. Several automatic baseflow separation methods including filtering and recursive digital filtering (RDF) techniques were adopted to separate the baseflow from the streamflow and the adaptabilities of these methods were evaluated. All the filtering methods including Hydrograph Separation Program (HYSEP) and UK Institute of Hydrology’s method (UKIH) clearly underestimated the baseflow when compared with the standard baseflow results which were provided by the previous study using the tracer-based method in this basin, while the recursive digital filtering with Eckhardt filter technique (RDF-E) produced better performance. In the nonprecipitation period, the RDF-E method misidentified quick flow values which caused deviations between the separated baseflow and the above standard value. Hence, we proposed a modified automatic baseflow separation method called RDF-M by introducing the precipitation information into RDF-E. In comparison with the above standard, the RDF-M method provided similar baseflow results which were consistent with the actual situation of the Hailiutu River basin.","container-title":"Water","DOI":"10.3390/w12020434","ISSN":"2073-4441","issue":"2","language":"en","license":"http://creativecommons.org/licenses/by/3.0/","note":"number: 2\npublisher: Multidisciplinary Digital Publishing Institute","page":"434","source":"www.mdpi.com","title":"Application of Different Separation Methods to Investigate the Baseflow Characteristics of a Semi-Arid Sandy Area, Northwestern China","volume":"12","author":[{"family":"Shao","given":"Guangwen"},{"family":"Zhang","given":"Danrong"},{"family":"Guan","given":"Yiqing"},{"family":"Sadat","given":"Mohammad Anwar"},{"family":"Huang","given":"Feng"}],"issued":{"date-parts":[["2020",2]]}}}],"schema":"https://github.com/citation-style-language/schema/raw/master/csl-citation.json"} </w:instrText>
      </w:r>
      <w:r w:rsidR="001A5D2A">
        <w:fldChar w:fldCharType="separate"/>
      </w:r>
      <w:r w:rsidR="002518C8">
        <w:rPr>
          <w:noProof/>
        </w:rPr>
        <w:t>[8]</w:t>
      </w:r>
      <w:r w:rsidR="001A5D2A">
        <w:fldChar w:fldCharType="end"/>
      </w:r>
      <w:r w:rsidR="00022E83">
        <w:t>.</w:t>
      </w:r>
      <w:r w:rsidR="00170ECA">
        <w:t xml:space="preserve"> </w:t>
      </w:r>
      <w:r w:rsidR="00FD4016" w:rsidRPr="00FD4016">
        <w:t>Similarly, Ichwana Ramli used the Chapman method to evaluate groundwater contributions in the Peusangan Watershed during peak streamflow events</w:t>
      </w:r>
      <w:r w:rsidR="006E5F6B">
        <w:fldChar w:fldCharType="begin"/>
      </w:r>
      <w:r w:rsidR="002518C8">
        <w:instrText xml:space="preserve"> ADDIN ZOTERO_ITEM CSL_CITATION {"citationID":"IAVMjKMZ","properties":{"formattedCitation":"[9]","plainCitation":"[9]","noteIndex":0},"citationItems":[{"id":3833,"uris":["http://zotero.org/groups/5081037/items/9JXW87HT"],"itemData":{"id":3833,"type":"article-journal","abstract":"Base flow is the portion of stream that is not run off and results from seepage of water from the ground into a channel slowly over time. Base flow is considered to be the groundwater contribution to stream flow. Estimates of the amount of base flow can be derived from stream records. This study is about groundwater recharge condition at two sub watersheds in Krueng Peusangan: sub watershed of Lut Tawar and sub watershed of Teupin Mane (Krueng Teumbo). The Krueng Peusangan Watershed is one of priority for watershed management because this watershed is in a critical condition. The Krueng Peusangan Watershed is an important water catchment area in Aceh where there are one million people depend on life from the water source watershed, such as dringking water, agriculture, and fisheries. The Krueng Peusangan includes four regencies, an upstream Aceh Tengah, a midstream area in Bener Meriah and downstream area in Bireuen and Aceh Utara. This research aims to get groundwater recharge using Seasonal Recession Method and Base Flow Separation Method. Both of methods were used to estimate groundwater recharge for each peak in stream flow during the period of record (2008-2012). The results showed that the trend pattern of the stream hydrograph could be explained using the exponential function where the dots lowest discharge that is the end of the recession (y) than any period of time on stream hydrograph semi logarithmic (x). The regression formula for the watershed of Krueng Peusangan is: y=1.3x−0.12 (Lut Tawar - Wih Nareh) and y=1.94x−0.42 (Teupin Mane-Krueng Teumbo). The filtering method (Base Flow Separation Method) by Chapman (1999) gave a lower percentage of the low flow component (base flow) for Sub Watershed of Teupin Mane (Krueng Teumbo): 2008/2009 (18%), 2009/2010 (3%), 2010/2011 (1%), 2011/2012 (1%). For Sub Watershed of Lut Tawar (Wih Nareh): 2008/2009 (1%), 2009/2010 (1%), 2010/2011 (4%), 2011/2012 (1%). Estimates using the two methods define a reasonable range of the base flow contribution to stream flow in the watershed.","container-title":"IOP Conference Series: Earth and Environmental Science","DOI":"10.1088/1755-1315/314/1/012026","ISSN":"1755-1315","issue":"1","journalAbbreviation":"IOP Conf. Ser.: Earth Environ. Sci.","language":"en","note":"publisher: IOP Publishing","page":"012026","source":"Institute of Physics","title":"Hydrograph separation method and baseflow separation using Chapman Method – A case study in Peusangan Watershed","volume":"314","author":[{"family":"Ramli","given":"Ichwana"},{"family":"Murthada","given":"Sayed"},{"family":"Nasution","given":"Zulkifli"},{"family":"Achmad","given":"Ashfa"}],"issued":{"date-parts":[["2019",8]]}}}],"schema":"https://github.com/citation-style-language/schema/raw/master/csl-citation.json"} </w:instrText>
      </w:r>
      <w:r w:rsidR="006E5F6B">
        <w:fldChar w:fldCharType="separate"/>
      </w:r>
      <w:r w:rsidR="002518C8">
        <w:rPr>
          <w:noProof/>
        </w:rPr>
        <w:t>[9]</w:t>
      </w:r>
      <w:r w:rsidR="006E5F6B">
        <w:fldChar w:fldCharType="end"/>
      </w:r>
      <w:r w:rsidR="00FD4016">
        <w:t>.</w:t>
      </w:r>
      <w:r w:rsidR="003D67A1">
        <w:t xml:space="preserve"> </w:t>
      </w:r>
      <w:r w:rsidR="00092A97" w:rsidRPr="00092A97">
        <w:t>Dawit Midagsa Abdi applied multiple methods in the Rift Valley Lakes Basin of Ethiopia and concluded that the exponentially weighted moving average (EWMA) and Lyne-Hollick methods were the most effective</w:t>
      </w:r>
      <w:r w:rsidR="0020324B">
        <w:fldChar w:fldCharType="begin"/>
      </w:r>
      <w:r w:rsidR="002518C8">
        <w:instrText xml:space="preserve"> ADDIN ZOTERO_ITEM CSL_CITATION {"citationID":"2gZJG12v","properties":{"formattedCitation":"[10]","plainCitation":"[10]","noteIndex":0},"citationItems":[{"id":4207,"uris":["http://zotero.org/groups/5081037/items/C3BPTM9C"],"itemData":{"id":4207,"type":"article-journal","abstract":"Adopting the appropriate method to separate baseflow from stream flow is desirable for future low flow prediction, planning, management of water resources, and nourishing the environment as well. Thus, comparing the baseflow separation method is inevitable unfortunately not studied within the basin. Therefore, in this study, seven recursive digital filters (RDF) and two digital graphical (DGM) methods were compared in rift valley lakes basins. All the methods were calibrated manually with the help of BFI 3.0 tool; the performance of each method was checked by R2 and RMSE, taking the separation with maximum R2 and minimum RMSE were taken as appropriate separation method and (Baseflow Index) BFI was calculated by using the baseflow from the suitable method for each catchment. The outcomes of baseflow separation indicate that two methods (exponentially weighted moving average (EWMA) and Lynie-Holick) performed better than the other seven methods; unlikely, local minimum and one parameter methods perform less by both R2 and RMSE. Therefore, these comparisons could possibly elucidate the baseflow prediction in the majority of catchments. Subsequently, existing and forthcoming water resource improvement attempts may employ this estimation approach for low flow forecasting, baseflow trend analysis, as well as planning and designing water resources projects.","container-title":"Indonesian Journal of Earth Sciences","DOI":"10.52562/injoes.v2i2.451","ISSN":"2797-3549","issue":"2","language":"en","license":"Copyright (c) 2022 Dawit Midagsa Abdi","note":"number: 2","page":"145-156","source":"journal.moripublishing.com","title":"Performance Analysis of Baseflow Separation Methods: The Case of Rift Valley Lakes Basin, Ethiopia","title-short":"Performance Analysis of Baseflow Separation Methods","volume":"2","author":[{"family":"Abdi","given":"Dawit Midagsa"}],"issued":{"date-parts":[["2022",12,26]]}}}],"schema":"https://github.com/citation-style-language/schema/raw/master/csl-citation.json"} </w:instrText>
      </w:r>
      <w:r w:rsidR="0020324B">
        <w:fldChar w:fldCharType="separate"/>
      </w:r>
      <w:r w:rsidR="002518C8">
        <w:rPr>
          <w:noProof/>
        </w:rPr>
        <w:t>[10]</w:t>
      </w:r>
      <w:r w:rsidR="0020324B">
        <w:fldChar w:fldCharType="end"/>
      </w:r>
      <w:r w:rsidR="00B638B6">
        <w:t>.</w:t>
      </w:r>
      <w:r w:rsidR="007141E5">
        <w:t xml:space="preserve"> </w:t>
      </w:r>
      <w:commentRangeEnd w:id="1"/>
      <w:r w:rsidR="005048DA">
        <w:rPr>
          <w:rStyle w:val="CommentReference"/>
          <w:rFonts w:eastAsia="SimSun"/>
          <w:snapToGrid/>
          <w:lang w:eastAsia="zh-CN" w:bidi="ar-SA"/>
        </w:rPr>
        <w:commentReference w:id="1"/>
      </w:r>
    </w:p>
    <w:p w14:paraId="12F28A2E" w14:textId="0253BE6A" w:rsidR="00976FBE" w:rsidRDefault="001B584E" w:rsidP="00237C66">
      <w:pPr>
        <w:pStyle w:val="MDPI31text"/>
      </w:pPr>
      <w:r w:rsidRPr="001B584E">
        <w:t>Regardless of the method chosen, applying these techniques often requires significant coding and computational effort, especially when multiple methods are employed. Most studies continue to rely on classic approaches, using well-established equations. To streamline this process, we developed a free Python package called baseflow, which provides separation functions for all the popular graphical and digital methods. The package is designed to be user-friendly, requiring only streamflow data as input and offering detailed explanations of parameters as well as theoretical background for each method. Additionally, it includes preprocessing tools such as data cleaning. Our goal is to make the process of baseflow separation more accessible and straightforward for researchers and practitioners alike.</w:t>
      </w:r>
    </w:p>
    <w:p w14:paraId="480500CB" w14:textId="77777777" w:rsidR="00D730CC" w:rsidRPr="007B18E8" w:rsidDel="006E0C4F" w:rsidRDefault="00D730CC" w:rsidP="00197115">
      <w:pPr>
        <w:pStyle w:val="MDPI31text"/>
        <w:rPr>
          <w:del w:id="2" w:author="Norm Jones" w:date="2024-08-22T12:55:00Z"/>
          <w:lang w:eastAsia="zh-CN"/>
        </w:rPr>
      </w:pPr>
    </w:p>
    <w:p w14:paraId="2BF75F7C" w14:textId="40BAF652" w:rsidR="00FC6FD8" w:rsidRDefault="00F22FCB" w:rsidP="00FC6FD8">
      <w:pPr>
        <w:pStyle w:val="MDPI21heading1"/>
        <w:rPr>
          <w:lang w:eastAsia="zh-CN"/>
        </w:rPr>
      </w:pPr>
      <w:r>
        <w:rPr>
          <w:lang w:eastAsia="zh-CN"/>
        </w:rPr>
        <w:t xml:space="preserve">Baseflow </w:t>
      </w:r>
      <w:r w:rsidR="00FD3E0E">
        <w:rPr>
          <w:lang w:eastAsia="zh-CN"/>
        </w:rPr>
        <w:t>Python Package</w:t>
      </w:r>
    </w:p>
    <w:p w14:paraId="039131BA" w14:textId="6819E84D" w:rsidR="00FD3E0E" w:rsidRDefault="00437C20" w:rsidP="00437C20">
      <w:pPr>
        <w:pStyle w:val="MDPI22heading2"/>
      </w:pPr>
      <w:commentRangeStart w:id="3"/>
      <w:r>
        <w:t>Package Description</w:t>
      </w:r>
      <w:commentRangeEnd w:id="3"/>
      <w:r w:rsidR="009F60EB">
        <w:rPr>
          <w:rStyle w:val="CommentReference"/>
          <w:rFonts w:eastAsia="SimSun"/>
          <w:i w:val="0"/>
          <w:noProof w:val="0"/>
          <w:snapToGrid/>
          <w:lang w:eastAsia="zh-CN" w:bidi="ar-SA"/>
        </w:rPr>
        <w:commentReference w:id="3"/>
      </w:r>
    </w:p>
    <w:p w14:paraId="31F54A8C" w14:textId="4FA0B767" w:rsidR="001B2A14" w:rsidDel="007C3D50" w:rsidRDefault="001B2A14" w:rsidP="00237C66">
      <w:pPr>
        <w:pStyle w:val="MDPI31text"/>
        <w:rPr>
          <w:del w:id="4" w:author="Norm Jones" w:date="2024-08-22T13:03:00Z"/>
        </w:rPr>
      </w:pPr>
      <w:r>
        <w:rPr>
          <w:rFonts w:hint="eastAsia"/>
        </w:rPr>
        <w:t xml:space="preserve">The </w:t>
      </w:r>
      <w:r>
        <w:t xml:space="preserve">Baseflow Python package is a comprehensive toolkit designed for baseflow separation and analysis. It provides researchers and hydrologists with a suite of functions to perform various baseflow separation techniques on </w:t>
      </w:r>
      <w:del w:id="5" w:author="Norm Jones" w:date="2024-08-22T13:03:00Z">
        <w:r w:rsidDel="007C3D50">
          <w:delText xml:space="preserve">the </w:delText>
        </w:r>
      </w:del>
      <w:r>
        <w:t>streamflow data.</w:t>
      </w:r>
    </w:p>
    <w:p w14:paraId="7F2370BC" w14:textId="6617E00A" w:rsidR="001B2A14" w:rsidDel="00337AF7" w:rsidRDefault="001B2A14" w:rsidP="00237C66">
      <w:pPr>
        <w:pStyle w:val="MDPI31text"/>
        <w:rPr>
          <w:del w:id="6" w:author="Norm Jones" w:date="2024-08-22T12:55:00Z"/>
        </w:rPr>
      </w:pPr>
      <w:commentRangeStart w:id="7"/>
      <w:r>
        <w:t xml:space="preserve">The package is </w:t>
      </w:r>
      <w:ins w:id="8" w:author="Norm Jones" w:date="2024-08-22T13:03:00Z">
        <w:r w:rsidR="008D58FC">
          <w:t xml:space="preserve">free and </w:t>
        </w:r>
      </w:ins>
      <w:r>
        <w:t xml:space="preserve">open source </w:t>
      </w:r>
      <w:del w:id="9" w:author="Norm Jones" w:date="2024-08-22T13:03:00Z">
        <w:r w:rsidDel="008D58FC">
          <w:delText xml:space="preserve">with free availability </w:delText>
        </w:r>
      </w:del>
      <w:r>
        <w:t xml:space="preserve">and can be easily installed using standard Python package management tools. </w:t>
      </w:r>
      <w:commentRangeEnd w:id="7"/>
      <w:r w:rsidR="00AE0E26">
        <w:rPr>
          <w:rStyle w:val="CommentReference"/>
          <w:rFonts w:eastAsia="SimSun"/>
          <w:snapToGrid/>
          <w:lang w:eastAsia="zh-CN" w:bidi="ar-SA"/>
        </w:rPr>
        <w:commentReference w:id="7"/>
      </w:r>
      <w:r>
        <w:t xml:space="preserve">Users can import the package and access its modules and functions after installation. </w:t>
      </w:r>
    </w:p>
    <w:p w14:paraId="23731CFD" w14:textId="2C7E5E77" w:rsidR="001B2A14" w:rsidDel="00337AF7" w:rsidRDefault="001B2A14" w:rsidP="00237C66">
      <w:pPr>
        <w:pStyle w:val="MDPI31text"/>
        <w:rPr>
          <w:del w:id="10" w:author="Norm Jones" w:date="2024-08-22T12:55:00Z"/>
        </w:rPr>
      </w:pPr>
      <w:r>
        <w:t>The Baseflow package is accompanied by comprehensive documentation hosted on the ReadtheDocs website, providing users with an extensive reference for its usage. This documentation offers a concise overview of the package, encompassing not only the theoretical background and relevant citations but also detailed function definitions and explanations of each parameter.</w:t>
      </w:r>
    </w:p>
    <w:p w14:paraId="37B0EBEB" w14:textId="1104476B" w:rsidR="001B2A14" w:rsidDel="00337AF7" w:rsidRDefault="00A031BD" w:rsidP="00237C66">
      <w:pPr>
        <w:pStyle w:val="MDPI31text"/>
        <w:rPr>
          <w:del w:id="11" w:author="Norm Jones" w:date="2024-08-22T12:55:00Z"/>
        </w:rPr>
      </w:pPr>
      <w:r>
        <w:t>We also created a</w:t>
      </w:r>
      <w:r w:rsidR="001B2A14">
        <w:t xml:space="preserve"> Google Colab notebook to serve as an interactive and user-friendly tutorial with the example streamflow data downloaded from a USGS station. It provides step-by-step guidance through the entire workflow, from obtaining data from USGS sources to calculating separation results and visualizing the outcomes. The tutorial allows individuals to execute each cell sequentially and observe the results in real-time. This interactive approach enables users to easily check outcomes and compare the performance of different separation methods.</w:t>
      </w:r>
    </w:p>
    <w:p w14:paraId="41B5CBAC" w14:textId="452DC36F" w:rsidR="00306D37" w:rsidDel="00337AF7" w:rsidRDefault="001B2A14" w:rsidP="00237C66">
      <w:pPr>
        <w:pStyle w:val="MDPI31text"/>
        <w:rPr>
          <w:del w:id="12" w:author="Norm Jones" w:date="2024-08-22T12:55:00Z"/>
        </w:rPr>
      </w:pPr>
      <w:r>
        <w:t>By providing this combination of detailed documentation and hands-on tutorials, users can quickly familiarize themselves with the Baseflow package and effectively apply it to their hydrological analyses.</w:t>
      </w:r>
    </w:p>
    <w:p w14:paraId="3561A0E4" w14:textId="6AD50882" w:rsidR="001C24DF" w:rsidRDefault="001C24DF" w:rsidP="00237C66">
      <w:pPr>
        <w:pStyle w:val="MDPI31text"/>
      </w:pPr>
      <w:r>
        <w:t>Baseflow Separation Functions</w:t>
      </w:r>
    </w:p>
    <w:p w14:paraId="589E3CAD" w14:textId="7C4A1873" w:rsidR="00FC6FD8" w:rsidRPr="00401B69" w:rsidRDefault="00F22FCB" w:rsidP="007B18E8">
      <w:pPr>
        <w:pStyle w:val="MDPI31text"/>
        <w:rPr>
          <w:shd w:val="pct15" w:color="auto" w:fill="FFFFFF"/>
        </w:rPr>
      </w:pPr>
      <w:r w:rsidRPr="00401B69">
        <w:rPr>
          <w:shd w:val="pct15" w:color="auto" w:fill="FFFFFF"/>
        </w:rPr>
        <w:t>Template we use for functions</w:t>
      </w:r>
    </w:p>
    <w:p w14:paraId="0F62C6B6" w14:textId="735DC76C" w:rsidR="00F22FCB" w:rsidRPr="00401B69" w:rsidRDefault="00F22FCB" w:rsidP="007B18E8">
      <w:pPr>
        <w:pStyle w:val="MDPI31text"/>
        <w:rPr>
          <w:shd w:val="pct15" w:color="auto" w:fill="FFFFFF"/>
          <w:lang w:eastAsia="zh-CN"/>
        </w:rPr>
      </w:pPr>
      <w:r w:rsidRPr="00401B69">
        <w:rPr>
          <w:shd w:val="pct15" w:color="auto" w:fill="FFFFFF"/>
        </w:rPr>
        <w:t>Table listing all functions of this type</w:t>
      </w:r>
    </w:p>
    <w:p w14:paraId="2F0FE6C8" w14:textId="77777777" w:rsidR="00401B69" w:rsidRDefault="00401B69" w:rsidP="007B18E8">
      <w:pPr>
        <w:pStyle w:val="MDPI31text"/>
        <w:rPr>
          <w:lang w:eastAsia="zh-CN"/>
        </w:rPr>
      </w:pPr>
    </w:p>
    <w:p w14:paraId="5C218432" w14:textId="44019BFE" w:rsidR="00D34D98" w:rsidRDefault="00FA1175" w:rsidP="00F27404">
      <w:pPr>
        <w:pStyle w:val="MDPI31text"/>
        <w:rPr>
          <w:lang w:eastAsia="zh-CN"/>
        </w:rPr>
      </w:pPr>
      <w:commentRangeStart w:id="13"/>
      <w:r w:rsidRPr="00FA1175">
        <w:rPr>
          <w:lang w:eastAsia="zh-CN"/>
        </w:rPr>
        <w:lastRenderedPageBreak/>
        <w:t>As mentioned earlier, numerous researchers have developed various methods for baseflow separation, resulting in a wide range of equations. However, the complexity of these functions can make their implementation time-consuming and challenging.</w:t>
      </w:r>
      <w:commentRangeEnd w:id="13"/>
      <w:r w:rsidR="00F77A94">
        <w:rPr>
          <w:rStyle w:val="CommentReference"/>
          <w:rFonts w:eastAsia="SimSun"/>
          <w:snapToGrid/>
          <w:lang w:eastAsia="zh-CN" w:bidi="ar-SA"/>
        </w:rPr>
        <w:commentReference w:id="13"/>
      </w:r>
      <w:r w:rsidRPr="00FA1175">
        <w:rPr>
          <w:lang w:eastAsia="zh-CN"/>
        </w:rPr>
        <w:t xml:space="preserve"> To address this, we have dedicated a section in our package specifically for baseflow separation, incorporating all the commonly available methods in Python. These methods are summarized in</w:t>
      </w:r>
      <w:r w:rsidR="00D34D98">
        <w:rPr>
          <w:lang w:eastAsia="zh-CN"/>
        </w:rPr>
        <w:t xml:space="preserve"> </w:t>
      </w:r>
      <w:r w:rsidR="00D34D98">
        <w:rPr>
          <w:lang w:eastAsia="zh-CN"/>
        </w:rPr>
        <w:fldChar w:fldCharType="begin"/>
      </w:r>
      <w:r w:rsidR="00D34D98">
        <w:rPr>
          <w:lang w:eastAsia="zh-CN"/>
        </w:rPr>
        <w:instrText xml:space="preserve"> REF _Ref178254013 \h </w:instrText>
      </w:r>
      <w:r w:rsidR="00D34D98">
        <w:rPr>
          <w:lang w:eastAsia="zh-CN"/>
        </w:rPr>
      </w:r>
      <w:r w:rsidR="00D34D98">
        <w:rPr>
          <w:lang w:eastAsia="zh-CN"/>
        </w:rPr>
        <w:fldChar w:fldCharType="separate"/>
      </w:r>
      <w:r w:rsidR="00D34D98">
        <w:t xml:space="preserve">Table </w:t>
      </w:r>
      <w:r w:rsidR="00D34D98">
        <w:rPr>
          <w:noProof/>
        </w:rPr>
        <w:t>1</w:t>
      </w:r>
      <w:r w:rsidR="00D34D98">
        <w:rPr>
          <w:lang w:eastAsia="zh-CN"/>
        </w:rPr>
        <w:fldChar w:fldCharType="end"/>
      </w:r>
      <w:r w:rsidRPr="00FA1175">
        <w:rPr>
          <w:lang w:eastAsia="zh-CN"/>
        </w:rPr>
        <w:t xml:space="preserve"> below.</w:t>
      </w:r>
    </w:p>
    <w:p w14:paraId="0B188660" w14:textId="34425EA5" w:rsidR="003A50F5" w:rsidRPr="002C3B1E" w:rsidRDefault="003A50F5" w:rsidP="002C3B1E">
      <w:pPr>
        <w:pStyle w:val="MDPI411onetablecaption"/>
      </w:pPr>
      <w:bookmarkStart w:id="14" w:name="_Ref178254013"/>
      <w:bookmarkStart w:id="15" w:name="_Ref178253966"/>
      <w:r w:rsidRPr="002C3B1E">
        <w:t xml:space="preserve">Table </w:t>
      </w:r>
      <w:r w:rsidRPr="002C3B1E">
        <w:fldChar w:fldCharType="begin"/>
      </w:r>
      <w:r w:rsidRPr="002C3B1E">
        <w:instrText xml:space="preserve"> SEQ Table \* ARABIC </w:instrText>
      </w:r>
      <w:r w:rsidRPr="002C3B1E">
        <w:fldChar w:fldCharType="separate"/>
      </w:r>
      <w:r w:rsidR="008844B4">
        <w:t>1</w:t>
      </w:r>
      <w:r w:rsidRPr="002C3B1E">
        <w:fldChar w:fldCharType="end"/>
      </w:r>
      <w:bookmarkEnd w:id="14"/>
      <w:bookmarkEnd w:id="15"/>
      <w:r w:rsidR="00D34D98" w:rsidRPr="002C3B1E">
        <w:t xml:space="preserve"> All the functions under the ‘separation’ type.</w:t>
      </w:r>
    </w:p>
    <w:tbl>
      <w:tblPr>
        <w:tblStyle w:val="Mdeck5tablebodythreelines"/>
        <w:tblW w:w="7848" w:type="dxa"/>
        <w:jc w:val="left"/>
        <w:tblInd w:w="2626" w:type="dxa"/>
        <w:tblLook w:val="04A0" w:firstRow="1" w:lastRow="0" w:firstColumn="1" w:lastColumn="0" w:noHBand="0" w:noVBand="1"/>
      </w:tblPr>
      <w:tblGrid>
        <w:gridCol w:w="1617"/>
        <w:gridCol w:w="2412"/>
        <w:gridCol w:w="1914"/>
        <w:gridCol w:w="1905"/>
      </w:tblGrid>
      <w:tr w:rsidR="00044F7A" w:rsidRPr="00684979" w14:paraId="493B80B1" w14:textId="77777777" w:rsidTr="00237C66">
        <w:trPr>
          <w:cnfStyle w:val="100000000000" w:firstRow="1" w:lastRow="0" w:firstColumn="0" w:lastColumn="0" w:oddVBand="0" w:evenVBand="0" w:oddHBand="0" w:evenHBand="0" w:firstRowFirstColumn="0" w:firstRowLastColumn="0" w:lastRowFirstColumn="0" w:lastRowLastColumn="0"/>
          <w:jc w:val="left"/>
        </w:trPr>
        <w:tc>
          <w:tcPr>
            <w:tcW w:w="1617" w:type="dxa"/>
          </w:tcPr>
          <w:p w14:paraId="37F6F132" w14:textId="77777777" w:rsidR="00044F7A" w:rsidRPr="00684979" w:rsidRDefault="00044F7A" w:rsidP="005B4418">
            <w:pPr>
              <w:pStyle w:val="MDPI42tablebody"/>
              <w:spacing w:line="240" w:lineRule="auto"/>
            </w:pPr>
            <w:r w:rsidRPr="005B4418">
              <w:rPr>
                <w:b/>
                <w:sz w:val="20"/>
                <w:lang w:val="en-US"/>
              </w:rPr>
              <w:t>Function Name</w:t>
            </w:r>
          </w:p>
        </w:tc>
        <w:tc>
          <w:tcPr>
            <w:tcW w:w="2412" w:type="dxa"/>
          </w:tcPr>
          <w:p w14:paraId="178FEC6C" w14:textId="77777777" w:rsidR="00044F7A" w:rsidRPr="00684979" w:rsidRDefault="00044F7A" w:rsidP="005B4418">
            <w:pPr>
              <w:pStyle w:val="MDPI42tablebody"/>
              <w:spacing w:line="240" w:lineRule="auto"/>
            </w:pPr>
            <w:r w:rsidRPr="005B4418">
              <w:rPr>
                <w:b/>
                <w:sz w:val="20"/>
                <w:lang w:val="en-US"/>
              </w:rPr>
              <w:t>Method</w:t>
            </w:r>
          </w:p>
        </w:tc>
        <w:tc>
          <w:tcPr>
            <w:tcW w:w="1914" w:type="dxa"/>
          </w:tcPr>
          <w:p w14:paraId="076DBC3C" w14:textId="77777777" w:rsidR="00044F7A" w:rsidRPr="005B4418" w:rsidRDefault="00044F7A" w:rsidP="00684979">
            <w:pPr>
              <w:pStyle w:val="MDPI42tablebody"/>
              <w:rPr>
                <w:b/>
                <w:sz w:val="20"/>
                <w:lang w:val="en-US"/>
              </w:rPr>
            </w:pPr>
            <w:r w:rsidRPr="005B4418">
              <w:rPr>
                <w:b/>
                <w:sz w:val="20"/>
                <w:lang w:val="en-US"/>
              </w:rPr>
              <w:t>Parameters</w:t>
            </w:r>
          </w:p>
        </w:tc>
        <w:tc>
          <w:tcPr>
            <w:tcW w:w="1905" w:type="dxa"/>
          </w:tcPr>
          <w:p w14:paraId="17DB0AD6" w14:textId="77777777" w:rsidR="00044F7A" w:rsidRPr="005B4418" w:rsidRDefault="00044F7A" w:rsidP="00684979">
            <w:pPr>
              <w:pStyle w:val="MDPI42tablebody"/>
              <w:rPr>
                <w:b/>
                <w:sz w:val="20"/>
                <w:lang w:val="en-US"/>
              </w:rPr>
            </w:pPr>
            <w:commentRangeStart w:id="16"/>
            <w:r w:rsidRPr="005B4418">
              <w:rPr>
                <w:b/>
                <w:sz w:val="20"/>
                <w:lang w:val="en-US"/>
              </w:rPr>
              <w:t>Reference</w:t>
            </w:r>
            <w:commentRangeEnd w:id="16"/>
            <w:r w:rsidR="001B2F7D">
              <w:rPr>
                <w:rStyle w:val="CommentReference"/>
                <w:rFonts w:eastAsia="SimSun"/>
                <w:lang w:val="en-US" w:eastAsia="zh-CN" w:bidi="ar-SA"/>
              </w:rPr>
              <w:commentReference w:id="16"/>
            </w:r>
          </w:p>
        </w:tc>
      </w:tr>
      <w:tr w:rsidR="00044F7A" w:rsidRPr="00684979" w14:paraId="5108800A" w14:textId="77777777" w:rsidTr="00237C66">
        <w:trPr>
          <w:jc w:val="left"/>
        </w:trPr>
        <w:tc>
          <w:tcPr>
            <w:tcW w:w="1617" w:type="dxa"/>
          </w:tcPr>
          <w:p w14:paraId="0AC4F50C" w14:textId="77777777" w:rsidR="00044F7A" w:rsidRPr="000545CC" w:rsidRDefault="00044F7A" w:rsidP="00FF16AB">
            <w:pPr>
              <w:pStyle w:val="MDPI42tablebody"/>
              <w:spacing w:line="240" w:lineRule="auto"/>
              <w:rPr>
                <w:lang w:val="en-US"/>
              </w:rPr>
            </w:pPr>
            <w:r w:rsidRPr="000545CC">
              <w:rPr>
                <w:lang w:val="en-US"/>
              </w:rPr>
              <w:t>boughton</w:t>
            </w:r>
          </w:p>
        </w:tc>
        <w:tc>
          <w:tcPr>
            <w:tcW w:w="2412" w:type="dxa"/>
          </w:tcPr>
          <w:p w14:paraId="40F992AB" w14:textId="77777777" w:rsidR="00044F7A" w:rsidRPr="00FF16AB" w:rsidRDefault="00044F7A" w:rsidP="00FF16AB">
            <w:pPr>
              <w:pStyle w:val="MDPI42tablebody"/>
              <w:spacing w:line="240" w:lineRule="auto"/>
              <w:rPr>
                <w:lang w:val="en-US"/>
              </w:rPr>
            </w:pPr>
            <w:r w:rsidRPr="00FF16AB">
              <w:rPr>
                <w:lang w:val="en-US"/>
              </w:rPr>
              <w:t>Boughton</w:t>
            </w:r>
          </w:p>
        </w:tc>
        <w:tc>
          <w:tcPr>
            <w:tcW w:w="1914" w:type="dxa"/>
          </w:tcPr>
          <w:p w14:paraId="417C84A2" w14:textId="77777777" w:rsidR="00044F7A" w:rsidRPr="00FF16AB" w:rsidRDefault="00044F7A" w:rsidP="00FF16AB">
            <w:pPr>
              <w:pStyle w:val="MDPI42tablebody"/>
              <w:spacing w:line="240" w:lineRule="auto"/>
              <w:rPr>
                <w:lang w:val="en-US"/>
              </w:rPr>
            </w:pPr>
            <w:r w:rsidRPr="00FF16AB">
              <w:rPr>
                <w:lang w:val="en-US"/>
              </w:rPr>
              <w:t>Q, a, c</w:t>
            </w:r>
          </w:p>
        </w:tc>
        <w:tc>
          <w:tcPr>
            <w:tcW w:w="1905" w:type="dxa"/>
          </w:tcPr>
          <w:p w14:paraId="60F924E0" w14:textId="6B809C00" w:rsidR="00044F7A" w:rsidRPr="00FF16AB" w:rsidRDefault="00CE359E" w:rsidP="00FF16AB">
            <w:pPr>
              <w:pStyle w:val="MDPI42tablebody"/>
              <w:spacing w:line="240" w:lineRule="auto"/>
              <w:rPr>
                <w:lang w:val="en-US"/>
              </w:rPr>
            </w:pPr>
            <w:r w:rsidRPr="00FF16AB">
              <w:fldChar w:fldCharType="begin"/>
            </w:r>
            <w:r w:rsidR="002518C8">
              <w:rPr>
                <w:lang w:val="en-US"/>
              </w:rPr>
              <w:instrText xml:space="preserve"> ADDIN ZOTERO_ITEM CSL_CITATION {"citationID":"5yw04Tq3","properties":{"formattedCitation":"[11]","plainCitation":"[11]","noteIndex":0},"citationItems":[{"id":3843,"uris":["http://zotero.org/groups/5081037/items/G83QAI5R"],"itemData":{"id":3843,"type":"article-journal","container-title":"Hydrology and Water Resources Symposium, Newcastle, IEAust, 1993","source":"cir.nii.ac.jp","title":"A Hydrograph-based model for estimating the water yield of ungauged catchments","URL":"https://cir.nii.ac.jp/crid/1572543026556977024","author":[{"family":"C","given":"Boughton W."}],"accessed":{"date-parts":[["2023",6,29]]},"issued":{"date-parts":[["1993"]]}}}],"schema":"https://github.com/citation-style-language/schema/raw/master/csl-citation.json"} </w:instrText>
            </w:r>
            <w:r w:rsidRPr="00FF16AB">
              <w:fldChar w:fldCharType="separate"/>
            </w:r>
            <w:r w:rsidR="002518C8">
              <w:rPr>
                <w:lang w:val="en-US"/>
              </w:rPr>
              <w:t>[11]</w:t>
            </w:r>
            <w:r w:rsidRPr="00FF16AB">
              <w:fldChar w:fldCharType="end"/>
            </w:r>
          </w:p>
        </w:tc>
      </w:tr>
      <w:tr w:rsidR="00044F7A" w:rsidRPr="00684979" w14:paraId="2A6FDEC4" w14:textId="77777777" w:rsidTr="00237C66">
        <w:trPr>
          <w:jc w:val="left"/>
        </w:trPr>
        <w:tc>
          <w:tcPr>
            <w:tcW w:w="1617" w:type="dxa"/>
          </w:tcPr>
          <w:p w14:paraId="4E24D13B" w14:textId="77777777" w:rsidR="00044F7A" w:rsidRPr="000545CC" w:rsidRDefault="00044F7A" w:rsidP="00FF16AB">
            <w:pPr>
              <w:pStyle w:val="MDPI42tablebody"/>
              <w:spacing w:line="240" w:lineRule="auto"/>
              <w:rPr>
                <w:lang w:val="en-US"/>
              </w:rPr>
            </w:pPr>
            <w:r w:rsidRPr="000545CC">
              <w:rPr>
                <w:lang w:val="en-US"/>
              </w:rPr>
              <w:t>chapman</w:t>
            </w:r>
          </w:p>
        </w:tc>
        <w:tc>
          <w:tcPr>
            <w:tcW w:w="2412" w:type="dxa"/>
          </w:tcPr>
          <w:p w14:paraId="757B96DA" w14:textId="77777777" w:rsidR="00044F7A" w:rsidRPr="00FF16AB" w:rsidRDefault="00044F7A" w:rsidP="00FF16AB">
            <w:pPr>
              <w:pStyle w:val="MDPI42tablebody"/>
              <w:spacing w:line="240" w:lineRule="auto"/>
              <w:rPr>
                <w:lang w:val="en-US"/>
              </w:rPr>
            </w:pPr>
            <w:r w:rsidRPr="00FF16AB">
              <w:rPr>
                <w:lang w:val="en-US"/>
              </w:rPr>
              <w:t>Chapman</w:t>
            </w:r>
          </w:p>
        </w:tc>
        <w:tc>
          <w:tcPr>
            <w:tcW w:w="1914" w:type="dxa"/>
          </w:tcPr>
          <w:p w14:paraId="215721E8" w14:textId="77777777" w:rsidR="00044F7A" w:rsidRPr="00FF16AB" w:rsidRDefault="00044F7A" w:rsidP="00FF16AB">
            <w:pPr>
              <w:pStyle w:val="MDPI42tablebody"/>
              <w:spacing w:line="240" w:lineRule="auto"/>
              <w:rPr>
                <w:lang w:val="en-US"/>
              </w:rPr>
            </w:pPr>
            <w:r w:rsidRPr="00FF16AB">
              <w:rPr>
                <w:lang w:val="en-US"/>
              </w:rPr>
              <w:t>Q, a</w:t>
            </w:r>
          </w:p>
        </w:tc>
        <w:tc>
          <w:tcPr>
            <w:tcW w:w="1905" w:type="dxa"/>
          </w:tcPr>
          <w:p w14:paraId="26BC8CBC" w14:textId="4372BAD1" w:rsidR="00044F7A" w:rsidRPr="00FF16AB" w:rsidRDefault="006E49A4" w:rsidP="00FF16AB">
            <w:pPr>
              <w:pStyle w:val="MDPI42tablebody"/>
              <w:spacing w:line="240" w:lineRule="auto"/>
              <w:rPr>
                <w:lang w:val="en-US"/>
              </w:rPr>
            </w:pPr>
            <w:r w:rsidRPr="00FF16AB">
              <w:fldChar w:fldCharType="begin"/>
            </w:r>
            <w:r w:rsidR="002518C8">
              <w:rPr>
                <w:lang w:val="en-US"/>
              </w:rPr>
              <w:instrText xml:space="preserve"> ADDIN ZOTERO_ITEM CSL_CITATION {"citationID":"4R3PAqMG","properties":{"formattedCitation":"[4]","plainCitation":"[4]","noteIndex":0},"citationItems":[{"id":"SP1TpHtv/PoDnpm3C","uris":["http://zotero.org/users/11521740/items/WZSLNBY9"],"itemData":{"id":1059,"type":"article-journal","container-title":"Water Resources Research","DOI":"10.1029/91WR01007","ISSN":"1944-7973","issue":"7","language":"en","license":"Copyright 1991 by the American Geophysical Union.","note":"_eprint: https://onlinelibrary.wiley.com/doi/pdf/10.1029/91WR01007","page":"1783-1784","source":"Wiley Online Library","title":"Comment on “Evaluation of automated techniques for base flow and recession analyses” by R. J. Nathan and T. A. McMahon","volume":"27","author":[{"family":"Chapman","given":"Tom G."}],"issued":{"date-parts":[["1991"]]}}}],"schema":"https://github.com/citation-style-language/schema/raw/master/csl-citation.json"} </w:instrText>
            </w:r>
            <w:r w:rsidRPr="00FF16AB">
              <w:fldChar w:fldCharType="separate"/>
            </w:r>
            <w:r w:rsidR="002518C8">
              <w:rPr>
                <w:lang w:val="en-US"/>
              </w:rPr>
              <w:t>[4]</w:t>
            </w:r>
            <w:r w:rsidRPr="00FF16AB">
              <w:fldChar w:fldCharType="end"/>
            </w:r>
          </w:p>
        </w:tc>
      </w:tr>
      <w:tr w:rsidR="00044F7A" w:rsidRPr="00684979" w14:paraId="2DD2409E" w14:textId="77777777" w:rsidTr="00237C66">
        <w:trPr>
          <w:jc w:val="left"/>
        </w:trPr>
        <w:tc>
          <w:tcPr>
            <w:tcW w:w="1617" w:type="dxa"/>
          </w:tcPr>
          <w:p w14:paraId="20C1D035" w14:textId="77777777" w:rsidR="00044F7A" w:rsidRPr="00FF16AB" w:rsidRDefault="00044F7A" w:rsidP="00FF16AB">
            <w:pPr>
              <w:pStyle w:val="MDPI42tablebody"/>
              <w:spacing w:line="240" w:lineRule="auto"/>
              <w:rPr>
                <w:lang w:val="en-US"/>
              </w:rPr>
            </w:pPr>
            <w:r w:rsidRPr="00FF16AB">
              <w:rPr>
                <w:lang w:val="en-US"/>
              </w:rPr>
              <w:t>chapman_maxwell</w:t>
            </w:r>
          </w:p>
        </w:tc>
        <w:tc>
          <w:tcPr>
            <w:tcW w:w="2412" w:type="dxa"/>
          </w:tcPr>
          <w:p w14:paraId="465D5446" w14:textId="77777777" w:rsidR="00044F7A" w:rsidRPr="00FF16AB" w:rsidRDefault="00044F7A" w:rsidP="00FF16AB">
            <w:pPr>
              <w:pStyle w:val="MDPI42tablebody"/>
              <w:spacing w:line="240" w:lineRule="auto"/>
              <w:rPr>
                <w:lang w:val="en-US"/>
              </w:rPr>
            </w:pPr>
            <w:r w:rsidRPr="00FF16AB">
              <w:rPr>
                <w:lang w:val="en-US"/>
              </w:rPr>
              <w:t>Chapman &amp; Maxwell</w:t>
            </w:r>
          </w:p>
        </w:tc>
        <w:tc>
          <w:tcPr>
            <w:tcW w:w="1914" w:type="dxa"/>
          </w:tcPr>
          <w:p w14:paraId="0576E52A" w14:textId="77777777" w:rsidR="00044F7A" w:rsidRPr="00FF16AB" w:rsidRDefault="00044F7A" w:rsidP="00FF16AB">
            <w:pPr>
              <w:pStyle w:val="MDPI42tablebody"/>
              <w:spacing w:line="240" w:lineRule="auto"/>
              <w:rPr>
                <w:lang w:val="en-US"/>
              </w:rPr>
            </w:pPr>
            <w:r w:rsidRPr="00FF16AB">
              <w:rPr>
                <w:lang w:val="en-US"/>
              </w:rPr>
              <w:t>Q, a</w:t>
            </w:r>
          </w:p>
        </w:tc>
        <w:tc>
          <w:tcPr>
            <w:tcW w:w="1905" w:type="dxa"/>
          </w:tcPr>
          <w:p w14:paraId="3D4226AB" w14:textId="34813848" w:rsidR="00044F7A" w:rsidRPr="00FF16AB" w:rsidRDefault="00D8367F" w:rsidP="00FF16AB">
            <w:pPr>
              <w:pStyle w:val="MDPI42tablebody"/>
              <w:spacing w:line="240" w:lineRule="auto"/>
              <w:rPr>
                <w:lang w:val="en-US"/>
              </w:rPr>
            </w:pPr>
            <w:r w:rsidRPr="00FF16AB">
              <w:fldChar w:fldCharType="begin"/>
            </w:r>
            <w:r w:rsidR="002518C8">
              <w:rPr>
                <w:lang w:val="en-US"/>
              </w:rPr>
              <w:instrText xml:space="preserve"> ADDIN ZOTERO_ITEM CSL_CITATION {"citationID":"XdAAeAB3","properties":{"formattedCitation":"[1]","plainCitation":"[1]","noteIndex":0},"citationItems":[{"id":"SP1TpHtv/3AOPvFfJ","uris":["http://zotero.org/users/11521740/items/PHB7JJIE"],"itemData":{"id":1067,"type":"paper-conference","abstract":"The graphical methods for baseflow separation described in hydrology textbooks have in recent years been increasingly supplanted by numerical algorithms more suited to computer operations, particularly on long streamflow records. In the same period, there have been many attempts to determine this separation experimentally by the use of natural or introduced tracers. These experiments are usually restricted to very few flow events. The paper describes a data set of experimental baseflow separations obtained from Australian and overseas literature, and examines the extent to which the experimental results can be matched by different algorithms.","source":"Semantic Scholar","title":"Baseflow Separation - Comparison of Numerical Methods with Tracer Experiments","URL":"https://www.semanticscholar.org/paper/Baseflow-Separation-Comparison-of-Numerical-Methods-Chapman-Maxwell/8e8ea928a0e52f6d96c405fe329b357887a94dad","author":[{"family":"Chapman","given":"Tg"},{"family":"Maxwell","given":"A."}],"accessed":{"date-parts":[["2024",6,30]]},"issued":{"date-parts":[["1996"]]}}}],"schema":"https://github.com/citation-style-language/schema/raw/master/csl-citation.json"} </w:instrText>
            </w:r>
            <w:r w:rsidRPr="00FF16AB">
              <w:fldChar w:fldCharType="separate"/>
            </w:r>
            <w:r w:rsidR="002518C8">
              <w:rPr>
                <w:lang w:val="en-US"/>
              </w:rPr>
              <w:t>[1]</w:t>
            </w:r>
            <w:r w:rsidRPr="00FF16AB">
              <w:fldChar w:fldCharType="end"/>
            </w:r>
          </w:p>
        </w:tc>
      </w:tr>
      <w:tr w:rsidR="00044F7A" w:rsidRPr="00684979" w14:paraId="4C3608CE" w14:textId="77777777" w:rsidTr="00237C66">
        <w:trPr>
          <w:jc w:val="left"/>
        </w:trPr>
        <w:tc>
          <w:tcPr>
            <w:tcW w:w="1617" w:type="dxa"/>
          </w:tcPr>
          <w:p w14:paraId="7605C6B6" w14:textId="77777777" w:rsidR="00044F7A" w:rsidRPr="00FF16AB" w:rsidRDefault="00044F7A" w:rsidP="00FF16AB">
            <w:pPr>
              <w:pStyle w:val="MDPI42tablebody"/>
              <w:spacing w:line="240" w:lineRule="auto"/>
              <w:rPr>
                <w:lang w:val="en-US"/>
              </w:rPr>
            </w:pPr>
            <w:r w:rsidRPr="00FF16AB">
              <w:rPr>
                <w:lang w:val="en-US"/>
              </w:rPr>
              <w:t>eckhardt</w:t>
            </w:r>
          </w:p>
        </w:tc>
        <w:tc>
          <w:tcPr>
            <w:tcW w:w="2412" w:type="dxa"/>
          </w:tcPr>
          <w:p w14:paraId="56A521BC" w14:textId="77777777" w:rsidR="00044F7A" w:rsidRPr="00FF16AB" w:rsidRDefault="00044F7A" w:rsidP="00FF16AB">
            <w:pPr>
              <w:pStyle w:val="MDPI42tablebody"/>
              <w:spacing w:line="240" w:lineRule="auto"/>
              <w:rPr>
                <w:lang w:val="en-US"/>
              </w:rPr>
            </w:pPr>
            <w:r w:rsidRPr="00FF16AB">
              <w:rPr>
                <w:lang w:val="en-US"/>
              </w:rPr>
              <w:t>Eckhardt</w:t>
            </w:r>
          </w:p>
        </w:tc>
        <w:tc>
          <w:tcPr>
            <w:tcW w:w="1914" w:type="dxa"/>
          </w:tcPr>
          <w:p w14:paraId="180C1F9D" w14:textId="7E528473" w:rsidR="00044F7A" w:rsidRPr="00FF16AB" w:rsidRDefault="00044F7A" w:rsidP="00FF16AB">
            <w:pPr>
              <w:pStyle w:val="MDPI42tablebody"/>
              <w:spacing w:line="240" w:lineRule="auto"/>
              <w:rPr>
                <w:lang w:val="en-US"/>
              </w:rPr>
            </w:pPr>
            <w:r w:rsidRPr="00FF16AB">
              <w:rPr>
                <w:lang w:val="en-US"/>
              </w:rPr>
              <w:t xml:space="preserve">A, </w:t>
            </w:r>
            <w:r w:rsidR="00F25BC1" w:rsidRPr="00FF16AB">
              <w:rPr>
                <w:lang w:val="en-US"/>
              </w:rPr>
              <w:t>a,</w:t>
            </w:r>
            <w:r w:rsidRPr="00FF16AB">
              <w:rPr>
                <w:lang w:val="en-US"/>
              </w:rPr>
              <w:t xml:space="preserve"> BFImax</w:t>
            </w:r>
          </w:p>
        </w:tc>
        <w:tc>
          <w:tcPr>
            <w:tcW w:w="1905" w:type="dxa"/>
          </w:tcPr>
          <w:p w14:paraId="2425763F" w14:textId="312CA4BB" w:rsidR="00044F7A" w:rsidRPr="00FF16AB" w:rsidRDefault="000107CF" w:rsidP="00FF16AB">
            <w:pPr>
              <w:pStyle w:val="MDPI42tablebody"/>
              <w:spacing w:line="240" w:lineRule="auto"/>
              <w:rPr>
                <w:lang w:val="en-US"/>
              </w:rPr>
            </w:pPr>
            <w:r w:rsidRPr="00FF16AB">
              <w:fldChar w:fldCharType="begin"/>
            </w:r>
            <w:r w:rsidR="002518C8">
              <w:rPr>
                <w:lang w:val="en-US"/>
              </w:rPr>
              <w:instrText xml:space="preserve"> ADDIN ZOTERO_ITEM CSL_CITATION {"citationID":"27hukZsb","properties":{"formattedCitation":"[5]","plainCitation":"[5]","noteIndex":0},"citationItems":[{"id":"SP1TpHtv/2ebtV4vi","uris":["http://zotero.org/users/11521740/items/KDWI8NYW"],"itemData":{"id":23,"type":"article-journal","abstract":"Recursive digital filtering of hydrographs is a baseflow separation method that can easily be automated and has been recommended for providing reproducible results. In the past, different formulations of the most simple filter type, the so-called one-parameter filter, have been proposed. In this paper, a theoretical framework is developed for filter algorithms that were constructed under the assumption that the outflow from an aquifer is linearly proportional to its storage. It is shown that these one-parameter filters describing an exponential baseflow recession are all special cases of a two-parameter filter whose equation is specified. Its parameters are the recession constant—which can be objectively determined by a recession analysis—and BFImax, the maximum value of the baseflow index that can be modelled by the algorithm. This introduces a subjective element into the baseflow calculation, since BFImax is not measurable. A preliminary analysis based on the results of conventional separation techniques shows that it might be possible to find typical BFImax values for classes of catchments that can be unequivocally distinguished by their hydrological and hydrogeological characteristics. Copyright © 2004 John Wiley &amp; Sons, Ltd.","container-title":"Hydrological Processes","DOI":"10.1002/hyp.5675","ISSN":"1099-1085","issue":"2","language":"en","note":"_eprint: https://onlinelibrary.wiley.com/doi/pdf/10.1002/hyp.5675","page":"507-515","source":"Wiley Online Library","title":"How to construct recursive digital filters for baseflow separation","volume":"19","author":[{"family":"Eckhardt","given":"K."}],"issued":{"date-parts":[["2005"]]}}}],"schema":"https://github.com/citation-style-language/schema/raw/master/csl-citation.json"} </w:instrText>
            </w:r>
            <w:r w:rsidRPr="00FF16AB">
              <w:fldChar w:fldCharType="separate"/>
            </w:r>
            <w:r w:rsidR="002518C8">
              <w:rPr>
                <w:lang w:val="en-US"/>
              </w:rPr>
              <w:t>[5]</w:t>
            </w:r>
            <w:r w:rsidRPr="00FF16AB">
              <w:fldChar w:fldCharType="end"/>
            </w:r>
          </w:p>
        </w:tc>
      </w:tr>
      <w:tr w:rsidR="00044F7A" w:rsidRPr="00684979" w14:paraId="1FA8EB22" w14:textId="77777777" w:rsidTr="00237C66">
        <w:trPr>
          <w:jc w:val="left"/>
        </w:trPr>
        <w:tc>
          <w:tcPr>
            <w:tcW w:w="1617" w:type="dxa"/>
          </w:tcPr>
          <w:p w14:paraId="4FFCB056" w14:textId="77777777" w:rsidR="00044F7A" w:rsidRPr="00FF16AB" w:rsidRDefault="00044F7A" w:rsidP="00FF16AB">
            <w:pPr>
              <w:pStyle w:val="MDPI42tablebody"/>
              <w:spacing w:line="240" w:lineRule="auto"/>
              <w:rPr>
                <w:lang w:val="en-US"/>
              </w:rPr>
            </w:pPr>
            <w:r w:rsidRPr="00FF16AB">
              <w:rPr>
                <w:lang w:val="en-US"/>
              </w:rPr>
              <w:t>ewma</w:t>
            </w:r>
          </w:p>
        </w:tc>
        <w:tc>
          <w:tcPr>
            <w:tcW w:w="2412" w:type="dxa"/>
          </w:tcPr>
          <w:p w14:paraId="2C05A37E" w14:textId="77777777" w:rsidR="00044F7A" w:rsidRPr="00FF16AB" w:rsidRDefault="00044F7A" w:rsidP="00FF16AB">
            <w:pPr>
              <w:pStyle w:val="MDPI42tablebody"/>
              <w:spacing w:line="240" w:lineRule="auto"/>
              <w:rPr>
                <w:lang w:val="en-US"/>
              </w:rPr>
            </w:pPr>
            <w:r w:rsidRPr="00FF16AB">
              <w:rPr>
                <w:lang w:val="en-US"/>
              </w:rPr>
              <w:t>Exponential weighted moving average (EWMA)</w:t>
            </w:r>
          </w:p>
        </w:tc>
        <w:tc>
          <w:tcPr>
            <w:tcW w:w="1914" w:type="dxa"/>
          </w:tcPr>
          <w:p w14:paraId="6F5DE0DA" w14:textId="77777777" w:rsidR="00044F7A" w:rsidRPr="00FF16AB" w:rsidRDefault="00044F7A" w:rsidP="00FF16AB">
            <w:pPr>
              <w:pStyle w:val="MDPI42tablebody"/>
              <w:spacing w:line="240" w:lineRule="auto"/>
              <w:rPr>
                <w:lang w:val="en-US"/>
              </w:rPr>
            </w:pPr>
            <w:r w:rsidRPr="00FF16AB">
              <w:rPr>
                <w:lang w:val="en-US"/>
              </w:rPr>
              <w:t>Q, e</w:t>
            </w:r>
          </w:p>
        </w:tc>
        <w:tc>
          <w:tcPr>
            <w:tcW w:w="1905" w:type="dxa"/>
          </w:tcPr>
          <w:p w14:paraId="7F88015B" w14:textId="2D706401" w:rsidR="00044F7A" w:rsidRPr="00FF16AB" w:rsidRDefault="00752030" w:rsidP="00FF16AB">
            <w:pPr>
              <w:pStyle w:val="MDPI42tablebody"/>
              <w:spacing w:line="240" w:lineRule="auto"/>
              <w:rPr>
                <w:lang w:val="en-US"/>
              </w:rPr>
            </w:pPr>
            <w:r w:rsidRPr="00FF16AB">
              <w:fldChar w:fldCharType="begin"/>
            </w:r>
            <w:r w:rsidR="002518C8">
              <w:rPr>
                <w:lang w:val="en-US"/>
              </w:rPr>
              <w:instrText xml:space="preserve"> ADDIN ZOTERO_ITEM CSL_CITATION {"citationID":"NFYwiXtu","properties":{"formattedCitation":"[12]","plainCitation":"[12]","noteIndex":0},"citationItems":[{"id":"SP1TpHtv/YcZ29nVJ","uris":["http://zotero.org/users/11521740/items/TXD3E3HC"],"itemData":{"id":1075,"type":"article-journal","container-title":"American Journal of Environmental Sciences","DOI":"10.3844/ajessp.2008.136.144","ISSN":"1558-3910","issue":"2","journalAbbreviation":"AJES","language":"en","page":"136-144","source":"thescipub.com","title":"Exponential Smoothing Method of Base Flow Separation and Its Impact on Continuous Loss Estimates","volume":"4","author":[{"family":"Tularam","given":"Gurudeo Anand"},{"family":"Ilahee","given":"Mahbub"}],"issued":{"date-parts":[["2008",4,30]]}}}],"schema":"https://github.com/citation-style-language/schema/raw/master/csl-citation.json"} </w:instrText>
            </w:r>
            <w:r w:rsidRPr="00FF16AB">
              <w:fldChar w:fldCharType="separate"/>
            </w:r>
            <w:r w:rsidR="002518C8">
              <w:rPr>
                <w:lang w:val="en-US"/>
              </w:rPr>
              <w:t>[12]</w:t>
            </w:r>
            <w:r w:rsidRPr="00FF16AB">
              <w:fldChar w:fldCharType="end"/>
            </w:r>
          </w:p>
        </w:tc>
      </w:tr>
      <w:tr w:rsidR="00044F7A" w:rsidRPr="00684979" w14:paraId="3F8A6AA8" w14:textId="77777777" w:rsidTr="00237C66">
        <w:trPr>
          <w:jc w:val="left"/>
        </w:trPr>
        <w:tc>
          <w:tcPr>
            <w:tcW w:w="1617" w:type="dxa"/>
          </w:tcPr>
          <w:p w14:paraId="2E51408F" w14:textId="77777777" w:rsidR="00044F7A" w:rsidRPr="00FF16AB" w:rsidRDefault="00044F7A" w:rsidP="00FF16AB">
            <w:pPr>
              <w:pStyle w:val="MDPI42tablebody"/>
              <w:spacing w:line="240" w:lineRule="auto"/>
              <w:rPr>
                <w:lang w:val="en-US"/>
              </w:rPr>
            </w:pPr>
            <w:r w:rsidRPr="00FF16AB">
              <w:rPr>
                <w:lang w:val="en-US"/>
              </w:rPr>
              <w:t>fixed</w:t>
            </w:r>
          </w:p>
        </w:tc>
        <w:tc>
          <w:tcPr>
            <w:tcW w:w="2412" w:type="dxa"/>
          </w:tcPr>
          <w:p w14:paraId="7E26732E" w14:textId="77777777" w:rsidR="00044F7A" w:rsidRPr="00FF16AB" w:rsidRDefault="00044F7A" w:rsidP="00FF16AB">
            <w:pPr>
              <w:pStyle w:val="MDPI42tablebody"/>
              <w:spacing w:line="240" w:lineRule="auto"/>
              <w:rPr>
                <w:lang w:val="en-US"/>
              </w:rPr>
            </w:pPr>
            <w:r w:rsidRPr="00FF16AB">
              <w:rPr>
                <w:lang w:val="en-US"/>
              </w:rPr>
              <w:t>Fixed interval graphical method (HYSEP)</w:t>
            </w:r>
          </w:p>
        </w:tc>
        <w:tc>
          <w:tcPr>
            <w:tcW w:w="1914" w:type="dxa"/>
          </w:tcPr>
          <w:p w14:paraId="241DA59F" w14:textId="77777777" w:rsidR="00044F7A" w:rsidRPr="00FF16AB" w:rsidRDefault="00044F7A" w:rsidP="00FF16AB">
            <w:pPr>
              <w:pStyle w:val="MDPI42tablebody"/>
              <w:spacing w:line="240" w:lineRule="auto"/>
              <w:rPr>
                <w:lang w:val="en-US"/>
              </w:rPr>
            </w:pPr>
            <w:r w:rsidRPr="00FF16AB">
              <w:rPr>
                <w:lang w:val="en-US"/>
              </w:rPr>
              <w:t>Q, area</w:t>
            </w:r>
          </w:p>
        </w:tc>
        <w:tc>
          <w:tcPr>
            <w:tcW w:w="1905" w:type="dxa"/>
          </w:tcPr>
          <w:p w14:paraId="20678C9F" w14:textId="1E1F3568" w:rsidR="00044F7A" w:rsidRPr="00FF16AB" w:rsidRDefault="00977025" w:rsidP="00FF16AB">
            <w:pPr>
              <w:pStyle w:val="MDPI42tablebody"/>
              <w:spacing w:line="240" w:lineRule="auto"/>
              <w:rPr>
                <w:lang w:val="en-US"/>
              </w:rPr>
            </w:pPr>
            <w:r w:rsidRPr="00FF16AB">
              <w:fldChar w:fldCharType="begin"/>
            </w:r>
            <w:r w:rsidR="002518C8">
              <w:rPr>
                <w:lang w:val="en-US"/>
              </w:rPr>
              <w:instrText xml:space="preserve"> ADDIN ZOTERO_ITEM CSL_CITATION {"citationID":"L4ELxtGt","properties":{"formattedCitation":"[13]","plainCitation":"[13]","noteIndex":0},"citationItems":[{"id":"SP1TpHtv/eI0deaBp","uris":["http://zotero.org/users/11521740/items/W8YM75G9"],"itemData":{"id":580,"type":"article-journal","abstract":"Hydrological drought analysis is very important in the design of hydrotechnical projects and water resources management and planning. In this study, a methodology is proposed for the analysis of streamflow droughts using the threshold level approach. The method has been applied to Yermasoyia semiarid basin in Cyprus based on 30-year daily discharge data. Severity was defined as the accumulated water deficit volume occurring during a drought event, in respect with a target threshold. Fixed and variable thresholds (seasonal, monthly, and daily) were employed to derive the drought characteristics. The threshold levels were determined based on the Q50 percentiles of flow extracted from the corresponding flow duration curves for each threshold. The aim is to investigate the sensitivity of these thresholds in the estimation of maximum drought severities for various return periods and the derivation of severity–duration–frequency curves. The block maxima and the peaks over threshold approaches were used to perform the extreme value analysis. Three pooling procedures (moving average, interevent time criterion, and interevent time and volume criterion) were employed to remove the dependent and minor droughts. The application showed that the interevent time and volume criterion is the most unbiased pooling method. Therefore, it was selected to estimate the drought characteristics. The results of this study indicate that monthly and daily variable thresholds are able to capture abnormal drought events that occur during the whole hydrological year whereas the other two, only the severe ones. They are also more sensitive in the estimation of maximum drought severities and the derivation of the curves because they incorporate better the effect of drought durations.","container-title":"Hydrological Processes","DOI":"10.1002/hyp.13336","ISSN":"1099-1085","issue":"3","language":"en","license":"© 2018 John Wiley &amp; Sons, Ltd.","note":"_eprint: https://onlinelibrary.wiley.com/doi/pdf/10.1002/hyp.13336","page":"414-431","source":"Wiley Online Library","title":"Analysis of streamflow droughts using fixed and variable thresholds","volume":"33","author":[{"family":"Sarailidis","given":"Georgios"},{"family":"Vasiliades","given":"Lampros"},{"family":"Loukas","given":"Athanasios"}],"issued":{"date-parts":[["2019"]]}}}],"schema":"https://github.com/citation-style-language/schema/raw/master/csl-citation.json"} </w:instrText>
            </w:r>
            <w:r w:rsidRPr="00FF16AB">
              <w:fldChar w:fldCharType="separate"/>
            </w:r>
            <w:r w:rsidR="002518C8">
              <w:rPr>
                <w:lang w:val="en-US"/>
              </w:rPr>
              <w:t>[13]</w:t>
            </w:r>
            <w:r w:rsidRPr="00FF16AB">
              <w:fldChar w:fldCharType="end"/>
            </w:r>
          </w:p>
        </w:tc>
      </w:tr>
      <w:tr w:rsidR="00044F7A" w:rsidRPr="00684979" w14:paraId="415C8037" w14:textId="77777777" w:rsidTr="00237C66">
        <w:trPr>
          <w:jc w:val="left"/>
        </w:trPr>
        <w:tc>
          <w:tcPr>
            <w:tcW w:w="1617" w:type="dxa"/>
          </w:tcPr>
          <w:p w14:paraId="3C2A8007" w14:textId="77777777" w:rsidR="00044F7A" w:rsidRPr="00FF16AB" w:rsidRDefault="00044F7A" w:rsidP="00FF16AB">
            <w:pPr>
              <w:pStyle w:val="MDPI42tablebody"/>
              <w:spacing w:line="240" w:lineRule="auto"/>
              <w:rPr>
                <w:lang w:val="en-US"/>
              </w:rPr>
            </w:pPr>
            <w:r w:rsidRPr="00FF16AB">
              <w:rPr>
                <w:lang w:val="en-US"/>
              </w:rPr>
              <w:t>furey</w:t>
            </w:r>
          </w:p>
        </w:tc>
        <w:tc>
          <w:tcPr>
            <w:tcW w:w="2412" w:type="dxa"/>
          </w:tcPr>
          <w:p w14:paraId="457E73F2" w14:textId="77777777" w:rsidR="00044F7A" w:rsidRPr="00FF16AB" w:rsidRDefault="00044F7A" w:rsidP="00FF16AB">
            <w:pPr>
              <w:pStyle w:val="MDPI42tablebody"/>
              <w:spacing w:line="240" w:lineRule="auto"/>
              <w:rPr>
                <w:lang w:val="en-US"/>
              </w:rPr>
            </w:pPr>
            <w:r w:rsidRPr="00FF16AB">
              <w:rPr>
                <w:lang w:val="en-US"/>
              </w:rPr>
              <w:t>Furey</w:t>
            </w:r>
          </w:p>
        </w:tc>
        <w:tc>
          <w:tcPr>
            <w:tcW w:w="1914" w:type="dxa"/>
          </w:tcPr>
          <w:p w14:paraId="1F32D7DE" w14:textId="77777777" w:rsidR="00044F7A" w:rsidRPr="00FF16AB" w:rsidRDefault="00044F7A" w:rsidP="00FF16AB">
            <w:pPr>
              <w:pStyle w:val="MDPI42tablebody"/>
              <w:spacing w:line="240" w:lineRule="auto"/>
              <w:rPr>
                <w:lang w:val="en-US"/>
              </w:rPr>
            </w:pPr>
            <w:r w:rsidRPr="00FF16AB">
              <w:rPr>
                <w:lang w:val="en-US"/>
              </w:rPr>
              <w:t>Q, a, A</w:t>
            </w:r>
          </w:p>
        </w:tc>
        <w:tc>
          <w:tcPr>
            <w:tcW w:w="1905" w:type="dxa"/>
          </w:tcPr>
          <w:p w14:paraId="7C902807" w14:textId="7581DC50" w:rsidR="00044F7A" w:rsidRPr="00FF16AB" w:rsidRDefault="004D43F8" w:rsidP="00FF16AB">
            <w:pPr>
              <w:pStyle w:val="MDPI42tablebody"/>
              <w:spacing w:line="240" w:lineRule="auto"/>
              <w:rPr>
                <w:lang w:val="en-US"/>
              </w:rPr>
            </w:pPr>
            <w:r w:rsidRPr="00FF16AB">
              <w:fldChar w:fldCharType="begin"/>
            </w:r>
            <w:r w:rsidR="002518C8">
              <w:rPr>
                <w:lang w:val="en-US"/>
              </w:rPr>
              <w:instrText xml:space="preserve"> ADDIN ZOTERO_ITEM CSL_CITATION {"citationID":"8mI9rvpA","properties":{"formattedCitation":"[14]","plainCitation":"[14]","noteIndex":0},"citationItems":[{"id":3944,"uris":["http://zotero.org/groups/5081037/items/IIIJVIDY"],"itemData":{"id":3944,"type":"article-journal","abstract":"A filter for separating base flow from streamflow in a river basin is derived from a mass balance equation for base flow from a hillside. Unlike other existing filters, this filter is physically based both during streamflow recession and rise, and each of the parameters in it has a well-defined physical meaning. Unlike other approaches to base flow separation, the filter is applied without any calibration or constraints. Yet, using two criteria as measures of filter performance, it performs as well as or better than two existing filters that require calibration. Using the same two criteria, weaknesses in the filter are identified and attributed mainly to a ratio of two parameters that are related to groundwater recharge and overland flow. This ratio is estimated using precipitation and streamflow data, and its estimate is conjectured to be inaccurate because of the poor spatial resolution of the precipitation data. Moreover, this ratio is assumed to be constant in time, yet, on physical grounds, it should be treated as a time-dependent quantity.","container-title":"Water Resources Research","DOI":"10.1029/2001WR000243","ISSN":"1944-7973","issue":"11","language":"en","license":"Copyright 2001 by the American Geophysical Union.","note":"_eprint: https://onlinelibrary.wiley.com/doi/pdf/10.1029/2001WR000243","page":"2709-2722","source":"Wiley Online Library","title":"A physically based filter for separating base flow from streamflow time series","volume":"37","author":[{"family":"Furey","given":"Peter R."},{"family":"Gupta","given":"Vijay K."}],"issued":{"date-parts":[["2001"]]}}}],"schema":"https://github.com/citation-style-language/schema/raw/master/csl-citation.json"} </w:instrText>
            </w:r>
            <w:r w:rsidRPr="00FF16AB">
              <w:fldChar w:fldCharType="separate"/>
            </w:r>
            <w:r w:rsidR="002518C8">
              <w:rPr>
                <w:lang w:val="en-US"/>
              </w:rPr>
              <w:t>[14]</w:t>
            </w:r>
            <w:r w:rsidRPr="00FF16AB">
              <w:fldChar w:fldCharType="end"/>
            </w:r>
          </w:p>
        </w:tc>
      </w:tr>
      <w:tr w:rsidR="00044F7A" w:rsidRPr="00684979" w14:paraId="7F4D28D4" w14:textId="77777777" w:rsidTr="00237C66">
        <w:trPr>
          <w:jc w:val="left"/>
        </w:trPr>
        <w:tc>
          <w:tcPr>
            <w:tcW w:w="1617" w:type="dxa"/>
          </w:tcPr>
          <w:p w14:paraId="14AF9892" w14:textId="77777777" w:rsidR="00044F7A" w:rsidRPr="00FF16AB" w:rsidRDefault="00044F7A" w:rsidP="00FF16AB">
            <w:pPr>
              <w:pStyle w:val="MDPI42tablebody"/>
              <w:spacing w:line="240" w:lineRule="auto"/>
              <w:rPr>
                <w:lang w:val="en-US"/>
              </w:rPr>
            </w:pPr>
            <w:r w:rsidRPr="00FF16AB">
              <w:rPr>
                <w:lang w:val="en-US"/>
              </w:rPr>
              <w:t>lh</w:t>
            </w:r>
          </w:p>
        </w:tc>
        <w:tc>
          <w:tcPr>
            <w:tcW w:w="2412" w:type="dxa"/>
          </w:tcPr>
          <w:p w14:paraId="2F7CE3AB" w14:textId="77777777" w:rsidR="00044F7A" w:rsidRPr="00FF16AB" w:rsidRDefault="00044F7A" w:rsidP="00FF16AB">
            <w:pPr>
              <w:pStyle w:val="MDPI42tablebody"/>
              <w:spacing w:line="240" w:lineRule="auto"/>
              <w:rPr>
                <w:lang w:val="en-US"/>
              </w:rPr>
            </w:pPr>
            <w:r w:rsidRPr="00FF16AB">
              <w:rPr>
                <w:lang w:val="en-US"/>
              </w:rPr>
              <w:t xml:space="preserve">Lyne-Hollick (LH) </w:t>
            </w:r>
          </w:p>
        </w:tc>
        <w:tc>
          <w:tcPr>
            <w:tcW w:w="1914" w:type="dxa"/>
          </w:tcPr>
          <w:p w14:paraId="6536EDA9" w14:textId="77777777" w:rsidR="00044F7A" w:rsidRPr="00FF16AB" w:rsidRDefault="00044F7A" w:rsidP="00FF16AB">
            <w:pPr>
              <w:pStyle w:val="MDPI42tablebody"/>
              <w:spacing w:line="240" w:lineRule="auto"/>
              <w:rPr>
                <w:lang w:val="en-US"/>
              </w:rPr>
            </w:pPr>
            <w:r w:rsidRPr="00FF16AB">
              <w:rPr>
                <w:lang w:val="en-US"/>
              </w:rPr>
              <w:t>Q, beta</w:t>
            </w:r>
          </w:p>
        </w:tc>
        <w:tc>
          <w:tcPr>
            <w:tcW w:w="1905" w:type="dxa"/>
          </w:tcPr>
          <w:p w14:paraId="074864BC" w14:textId="407EBB82" w:rsidR="00044F7A" w:rsidRPr="00FF16AB" w:rsidRDefault="00936BB8" w:rsidP="00FF16AB">
            <w:pPr>
              <w:pStyle w:val="MDPI42tablebody"/>
              <w:spacing w:line="240" w:lineRule="auto"/>
              <w:rPr>
                <w:lang w:val="en-US"/>
              </w:rPr>
            </w:pPr>
            <w:r w:rsidRPr="00FF16AB">
              <w:fldChar w:fldCharType="begin"/>
            </w:r>
            <w:r w:rsidR="002518C8">
              <w:rPr>
                <w:lang w:val="en-US"/>
              </w:rPr>
              <w:instrText xml:space="preserve"> ADDIN ZOTERO_ITEM CSL_CITATION {"citationID":"MEUjG25b","properties":{"formattedCitation":"[15]","plainCitation":"[15]","noteIndex":0},"citationItems":[{"id":3819,"uris":["http://zotero.org/groups/5081037/items/E78RZRGQ"],"itemData":{"id":3819,"type":"article-journal","abstract":"The digital filtering approach to baseflow separation suggested by Lyne &amp; Hollick\n(1979) has been widely used and is available in a number of computer packages. However, details\nof the approach used by different authors vary and so do the results. This means baseflow volumes\nand indices reported by different authors, and at different times, are difficult to compare. We propose\na standard method for baseflow separation using the Lyne and Hollick digital filter. This includes\nreflecting the fl ow series at the start and end of the record to reduce “warm up” effects and the\nadoption of specific starting values for each filter pass.\n\nSee blog and link to excel example and R scripts at\nhttp://tonyladson.wordpress.com/2013/10/01/a-standard-approach-to-baseflow-separation-using-the-lyne-and-hollick-filter/\n\nR script at GitHub https://github.com/TonyLadson/BaseflowSeparation_LyneHollick","container-title":"Australian Journal of Water Resources","DOI":"10.7158/W12-028.2013.17.1","journalAbbreviation":"Australian Journal of Water Resources","page":"25-34","source":"ResearchGate","title":"A standard approach to baseflow separation using the Lyne and Hollick filter","volume":"17","author":[{"family":"Ladson","given":"Tony"}],"issued":{"date-parts":[["2013",9,1]]}}}],"schema":"https://github.com/citation-style-language/schema/raw/master/csl-citation.json"} </w:instrText>
            </w:r>
            <w:r w:rsidRPr="00FF16AB">
              <w:fldChar w:fldCharType="separate"/>
            </w:r>
            <w:r w:rsidR="002518C8">
              <w:rPr>
                <w:lang w:val="en-US"/>
              </w:rPr>
              <w:t>[15]</w:t>
            </w:r>
            <w:r w:rsidRPr="00FF16AB">
              <w:fldChar w:fldCharType="end"/>
            </w:r>
          </w:p>
        </w:tc>
      </w:tr>
      <w:tr w:rsidR="00044F7A" w:rsidRPr="00684979" w14:paraId="161C22F9" w14:textId="77777777" w:rsidTr="00237C66">
        <w:trPr>
          <w:jc w:val="left"/>
        </w:trPr>
        <w:tc>
          <w:tcPr>
            <w:tcW w:w="1617" w:type="dxa"/>
          </w:tcPr>
          <w:p w14:paraId="4E24577C" w14:textId="77777777" w:rsidR="00044F7A" w:rsidRPr="00FF16AB" w:rsidRDefault="00044F7A" w:rsidP="00FF16AB">
            <w:pPr>
              <w:pStyle w:val="MDPI42tablebody"/>
              <w:spacing w:line="240" w:lineRule="auto"/>
              <w:rPr>
                <w:lang w:val="en-US"/>
              </w:rPr>
            </w:pPr>
            <w:r w:rsidRPr="00FF16AB">
              <w:rPr>
                <w:lang w:val="en-US"/>
              </w:rPr>
              <w:t>lh_multi</w:t>
            </w:r>
          </w:p>
        </w:tc>
        <w:tc>
          <w:tcPr>
            <w:tcW w:w="2412" w:type="dxa"/>
          </w:tcPr>
          <w:p w14:paraId="633CFD4C" w14:textId="77777777" w:rsidR="00044F7A" w:rsidRPr="00FF16AB" w:rsidRDefault="00044F7A" w:rsidP="00FF16AB">
            <w:pPr>
              <w:pStyle w:val="MDPI42tablebody"/>
              <w:spacing w:line="240" w:lineRule="auto"/>
              <w:rPr>
                <w:lang w:val="en-US"/>
              </w:rPr>
            </w:pPr>
            <w:r w:rsidRPr="00FF16AB">
              <w:rPr>
                <w:lang w:val="en-US"/>
              </w:rPr>
              <w:t xml:space="preserve">Multi-pass Lyne-Hollick </w:t>
            </w:r>
          </w:p>
        </w:tc>
        <w:tc>
          <w:tcPr>
            <w:tcW w:w="1914" w:type="dxa"/>
          </w:tcPr>
          <w:p w14:paraId="35CE30DD" w14:textId="77777777" w:rsidR="00044F7A" w:rsidRPr="00FF16AB" w:rsidRDefault="00044F7A" w:rsidP="00FF16AB">
            <w:pPr>
              <w:pStyle w:val="MDPI42tablebody"/>
              <w:spacing w:line="240" w:lineRule="auto"/>
              <w:rPr>
                <w:lang w:val="en-US"/>
              </w:rPr>
            </w:pPr>
            <w:r w:rsidRPr="00FF16AB">
              <w:rPr>
                <w:lang w:val="en-US"/>
              </w:rPr>
              <w:t>Q, beta, num_pass</w:t>
            </w:r>
          </w:p>
        </w:tc>
        <w:tc>
          <w:tcPr>
            <w:tcW w:w="1905" w:type="dxa"/>
          </w:tcPr>
          <w:p w14:paraId="42356979" w14:textId="0ACFB4EF" w:rsidR="00044F7A" w:rsidRPr="00FF16AB" w:rsidRDefault="005E269E" w:rsidP="00FF16AB">
            <w:pPr>
              <w:pStyle w:val="MDPI42tablebody"/>
              <w:spacing w:line="240" w:lineRule="auto"/>
              <w:rPr>
                <w:lang w:val="en-US"/>
              </w:rPr>
            </w:pPr>
            <w:r w:rsidRPr="00FF16AB">
              <w:fldChar w:fldCharType="begin"/>
            </w:r>
            <w:r w:rsidR="002518C8">
              <w:rPr>
                <w:lang w:val="en-US"/>
              </w:rPr>
              <w:instrText xml:space="preserve"> ADDIN ZOTERO_ITEM CSL_CITATION {"citationID":"X7Xc48Ym","properties":{"formattedCitation":"[16]","plainCitation":"[16]","noteIndex":0},"citationItems":[{"id":3818,"uris":["http://zotero.org/groups/5081037/items/WDUC3YMG"],"itemData":{"id":3818,"type":"article-journal","abstract":"Baseflow is often regarded as the streamflow component derived predominantly from groundwater discharge. The estimation of baseflow is important for water supply, water allocation, investigation of contamination impacts, low flow hydrology and flood hydrology. Baseflow is commonly estimated using graphical methods, recursive digital filters (RDFs), tracer based methods, and conceptual models. Of all of these methods, RDFs are the most commonly used, due to their relatively easy and efficient implementation. This paper presents a generic framework for assessing and improving the performance of RDFs for baseflow estimation for catchments with different characteristics and subject to different hydrological conditions. As part of the framework, a fully integrated surface water/groundwater (SW/GW) model is used to obtain estimates of streamflow and baseflow for catchments with different properties, such as soil types and rainfall patterns. An RDF is then applied to the simulated streamflow to assess how well the baseflow obtained using the filter matches the baseflow obtained using the fully integrated SW/GW model. In order to improve the performance of the filter, the user-defined parameter(s) controlling filter operation can be adjusted in order to obtain the best match between the baseflow obtained using the filter and that obtained using the fully integrated SW/GW model (i.e. through calibration). The proposed framework is tested by applying it to a common SW/GW benchmarking problem, the tilted V-catchment, for a range of soil properties. HydroGeoSphere (HGS) is used to develop the fully integrated SW/GW model and the Lyne and Hollick (LH) filter is used as the RDF. The performance of the LH filter is assessed using the commonly used value of the filter parameter of 0.925, as well as calibrated filter parameter values. The results obtained show that the performance of the LH filter is affected significantly by the saturated hydraulic conductivity (Ks) of the soil and that calibrated LH filter parameter can result in significant improvements in filter performance.","container-title":"Environmental Modelling &amp; Software","DOI":"10.1016/j.envsoft.2012.11.009","ISSN":"1364-8152","journalAbbreviation":"Environmental Modelling &amp; Software","page":"163-175","source":"ScienceDirect","title":"Framework for assessing and improving the performance of recursive digital filters for baseflow estimation with application to the Lyne and Hollick filter","volume":"41","author":[{"family":"Li","given":"L."},{"family":"Maier","given":"H. R."},{"family":"Lambert","given":"M. F."},{"family":"Simmons","given":"C. T."},{"family":"Partington","given":"D."}],"issued":{"date-parts":[["2013",3,1]]}}}],"schema":"https://github.com/citation-style-language/schema/raw/master/csl-citation.json"} </w:instrText>
            </w:r>
            <w:r w:rsidRPr="00FF16AB">
              <w:fldChar w:fldCharType="separate"/>
            </w:r>
            <w:r w:rsidR="002518C8">
              <w:rPr>
                <w:lang w:val="en-US"/>
              </w:rPr>
              <w:t>[16]</w:t>
            </w:r>
            <w:r w:rsidRPr="00FF16AB">
              <w:fldChar w:fldCharType="end"/>
            </w:r>
          </w:p>
        </w:tc>
      </w:tr>
      <w:tr w:rsidR="00044F7A" w:rsidRPr="00684979" w14:paraId="47B9B627" w14:textId="77777777" w:rsidTr="00237C66">
        <w:trPr>
          <w:jc w:val="left"/>
        </w:trPr>
        <w:tc>
          <w:tcPr>
            <w:tcW w:w="1617" w:type="dxa"/>
          </w:tcPr>
          <w:p w14:paraId="50766008" w14:textId="77777777" w:rsidR="00044F7A" w:rsidRPr="00FF16AB" w:rsidRDefault="00044F7A" w:rsidP="00FF16AB">
            <w:pPr>
              <w:pStyle w:val="MDPI42tablebody"/>
              <w:spacing w:line="240" w:lineRule="auto"/>
              <w:rPr>
                <w:lang w:val="en-US"/>
              </w:rPr>
            </w:pPr>
            <w:r w:rsidRPr="00FF16AB">
              <w:rPr>
                <w:lang w:val="en-US"/>
              </w:rPr>
              <w:t>local</w:t>
            </w:r>
          </w:p>
        </w:tc>
        <w:tc>
          <w:tcPr>
            <w:tcW w:w="2412" w:type="dxa"/>
          </w:tcPr>
          <w:p w14:paraId="684EE7DF" w14:textId="77777777" w:rsidR="00044F7A" w:rsidRPr="00FF16AB" w:rsidRDefault="00044F7A" w:rsidP="00FF16AB">
            <w:pPr>
              <w:pStyle w:val="MDPI42tablebody"/>
              <w:spacing w:line="240" w:lineRule="auto"/>
              <w:rPr>
                <w:lang w:val="en-US"/>
              </w:rPr>
            </w:pPr>
            <w:r w:rsidRPr="00FF16AB">
              <w:rPr>
                <w:lang w:val="en-US"/>
              </w:rPr>
              <w:t>Local minimum graphical method (HYSEP)</w:t>
            </w:r>
          </w:p>
        </w:tc>
        <w:tc>
          <w:tcPr>
            <w:tcW w:w="1914" w:type="dxa"/>
          </w:tcPr>
          <w:p w14:paraId="36225577" w14:textId="77777777" w:rsidR="00044F7A" w:rsidRPr="00FF16AB" w:rsidRDefault="00044F7A" w:rsidP="00FF16AB">
            <w:pPr>
              <w:pStyle w:val="MDPI42tablebody"/>
              <w:spacing w:line="240" w:lineRule="auto"/>
              <w:rPr>
                <w:lang w:val="en-US"/>
              </w:rPr>
            </w:pPr>
            <w:r w:rsidRPr="00FF16AB">
              <w:rPr>
                <w:lang w:val="en-US"/>
              </w:rPr>
              <w:t>Q, area</w:t>
            </w:r>
          </w:p>
        </w:tc>
        <w:tc>
          <w:tcPr>
            <w:tcW w:w="1905" w:type="dxa"/>
          </w:tcPr>
          <w:p w14:paraId="5E358EF2" w14:textId="7580507E" w:rsidR="00044F7A" w:rsidRPr="00FF16AB" w:rsidRDefault="002B2AEA" w:rsidP="00FF16AB">
            <w:pPr>
              <w:pStyle w:val="MDPI42tablebody"/>
              <w:spacing w:line="240" w:lineRule="auto"/>
              <w:rPr>
                <w:lang w:val="en-US"/>
              </w:rPr>
            </w:pPr>
            <w:r w:rsidRPr="00FF16AB">
              <w:fldChar w:fldCharType="begin"/>
            </w:r>
            <w:r w:rsidR="002518C8">
              <w:rPr>
                <w:lang w:val="en-US"/>
              </w:rPr>
              <w:instrText xml:space="preserve"> ADDIN ZOTERO_ITEM CSL_CITATION {"citationID":"YlTtayFX","properties":{"formattedCitation":"[17]","plainCitation":"[17]","noteIndex":0},"citationItems":[{"id":3197,"uris":["http://zotero.org/groups/2467871/items/I8BLFP7F"],"itemData":{"id":3197,"type":"article-journal","container-title":"Environmental Modelling &amp; Software","note":"publisher: Elsevier","page":"104501","source":"Google Scholar","title":"A systems approach to routing global gridded runoff through local high-resolution stream networks for flood early warning systems","volume":"120","author":[{"family":"Qiao","given":"Xiaohui"},{"family":"Nelson","given":"E. James"},{"family":"Ames","given":"Daniel P."},{"family":"Li","given":"Zhiyu"},{"family":"David","given":"Cédric H."},{"family":"Williams","given":"Gustavious P."},{"family":"Roberts","given":"Wade"},{"family":"Lozano","given":"Jorge Luis Sánchez"},{"family":"Edwards","given":"Chris"},{"family":"Souffront","given":"Michael"}],"issued":{"date-parts":[["2019"]]}}}],"schema":"https://github.com/citation-style-language/schema/raw/master/csl-citation.json"} </w:instrText>
            </w:r>
            <w:r w:rsidRPr="00FF16AB">
              <w:fldChar w:fldCharType="separate"/>
            </w:r>
            <w:r w:rsidR="002518C8">
              <w:rPr>
                <w:lang w:val="en-US"/>
              </w:rPr>
              <w:t>[17]</w:t>
            </w:r>
            <w:r w:rsidRPr="00FF16AB">
              <w:fldChar w:fldCharType="end"/>
            </w:r>
          </w:p>
        </w:tc>
      </w:tr>
      <w:tr w:rsidR="00044F7A" w:rsidRPr="00684979" w14:paraId="5F3F77C3" w14:textId="77777777" w:rsidTr="00237C66">
        <w:trPr>
          <w:jc w:val="left"/>
        </w:trPr>
        <w:tc>
          <w:tcPr>
            <w:tcW w:w="1617" w:type="dxa"/>
          </w:tcPr>
          <w:p w14:paraId="3A8DC0A6" w14:textId="77777777" w:rsidR="00044F7A" w:rsidRPr="00FF16AB" w:rsidRDefault="00044F7A" w:rsidP="00FF16AB">
            <w:pPr>
              <w:pStyle w:val="MDPI42tablebody"/>
              <w:spacing w:line="240" w:lineRule="auto"/>
              <w:rPr>
                <w:lang w:val="en-US"/>
              </w:rPr>
            </w:pPr>
            <w:r w:rsidRPr="00FF16AB">
              <w:rPr>
                <w:lang w:val="en-US"/>
              </w:rPr>
              <w:t>slide</w:t>
            </w:r>
          </w:p>
        </w:tc>
        <w:tc>
          <w:tcPr>
            <w:tcW w:w="2412" w:type="dxa"/>
          </w:tcPr>
          <w:p w14:paraId="6B2468E8" w14:textId="77777777" w:rsidR="00044F7A" w:rsidRPr="00FF16AB" w:rsidRDefault="00044F7A" w:rsidP="00FF16AB">
            <w:pPr>
              <w:pStyle w:val="MDPI42tablebody"/>
              <w:spacing w:line="240" w:lineRule="auto"/>
              <w:rPr>
                <w:lang w:val="en-US"/>
              </w:rPr>
            </w:pPr>
            <w:r w:rsidRPr="00FF16AB">
              <w:rPr>
                <w:lang w:val="en-US"/>
              </w:rPr>
              <w:t>Slide interval graphical method (HYSEP)</w:t>
            </w:r>
          </w:p>
        </w:tc>
        <w:tc>
          <w:tcPr>
            <w:tcW w:w="1914" w:type="dxa"/>
          </w:tcPr>
          <w:p w14:paraId="6ED98CDB" w14:textId="77777777" w:rsidR="00044F7A" w:rsidRPr="00FF16AB" w:rsidRDefault="00044F7A" w:rsidP="00FF16AB">
            <w:pPr>
              <w:pStyle w:val="MDPI42tablebody"/>
              <w:spacing w:line="240" w:lineRule="auto"/>
              <w:rPr>
                <w:lang w:val="en-US"/>
              </w:rPr>
            </w:pPr>
            <w:r w:rsidRPr="00FF16AB">
              <w:rPr>
                <w:lang w:val="en-US"/>
              </w:rPr>
              <w:t>Q, area</w:t>
            </w:r>
          </w:p>
        </w:tc>
        <w:tc>
          <w:tcPr>
            <w:tcW w:w="1905" w:type="dxa"/>
          </w:tcPr>
          <w:p w14:paraId="2AFDA213" w14:textId="2DDF5188" w:rsidR="00044F7A" w:rsidRPr="00FF16AB" w:rsidRDefault="001C5969" w:rsidP="00FF16AB">
            <w:pPr>
              <w:pStyle w:val="MDPI42tablebody"/>
              <w:spacing w:line="240" w:lineRule="auto"/>
              <w:rPr>
                <w:lang w:val="en-US"/>
              </w:rPr>
            </w:pPr>
            <w:r w:rsidRPr="00FF16AB">
              <w:fldChar w:fldCharType="begin"/>
            </w:r>
            <w:r w:rsidR="002518C8">
              <w:rPr>
                <w:lang w:val="en-US"/>
              </w:rPr>
              <w:instrText xml:space="preserve"> ADDIN ZOTERO_ITEM CSL_CITATION {"citationID":"vDn0uHOD","properties":{"formattedCitation":"[18]","plainCitation":"[18]","noteIndex":0},"citationItems":[{"id":3315,"uris":["http://zotero.org/groups/2467871/items/5SME8TCN"],"itemData":{"id":3315,"type":"article-journal","abstract":"Two techniques for exploring relative horizontal accuracy of complex linear spatial features are described and sample source code (pseudo code) is presented for this purpose. The first technique, relative sinuosity, is presented as a measure of the complexity or detail of a polyline network in comparison to a reference network. We term the second technique longitudinal root mean squared error (LRMSE) and present it as a means for quantitatively assessing the horizontal variance between two polyline data sets representing digitized (reference) and derived stream and river networks. Both relative sinuosity and LRMSE are shown to be suitable measures of horizontal stream network accuracy for assessing quality and variation in linear features. Both techniques have been used in two recent investigations involving extraction of hydrographic features from LiDAR elevation data. One confirmed that, with the greatly increased resolution of LiDAR data, smaller cell sizes yielded better stream network delineations, based on sinuosity and LRMSE, when using LiDAR-derived DEMs. The other demonstrated a new method of delineating stream channels directly from LiDAR point clouds, without the intermediate step of deriving a DEM, showing that the direct delineation from LiDAR point clouds yielded an excellent and much better match, as indicated by the LRMSE.","container-title":"Journal of Geographic Information System","DOI":"10.4236/jgis.2014.62010","ISSN":"2151-1969","language":"en","note":"publisher: Scientific Research Publishing","source":"file.scirp.org","title":"Quantitative Methods for Comparing Different Polyline Stream Network Models","URL":"http://www.scirp.org/journal/PaperInformation.aspx?PaperID=44565","volume":"2014","author":[{"family":"Anderson","given":"Danny L."},{"family":"Ames","given":"Daniel P."},{"family":"Yang","given":"Ping"}],"accessed":{"date-parts":[["2020",3,19]]},"issued":{"date-parts":[["2014",4,4]]}}}],"schema":"https://github.com/citation-style-language/schema/raw/master/csl-citation.json"} </w:instrText>
            </w:r>
            <w:r w:rsidRPr="00FF16AB">
              <w:fldChar w:fldCharType="separate"/>
            </w:r>
            <w:r w:rsidR="002518C8">
              <w:rPr>
                <w:lang w:val="en-US"/>
              </w:rPr>
              <w:t>[18]</w:t>
            </w:r>
            <w:r w:rsidRPr="00FF16AB">
              <w:fldChar w:fldCharType="end"/>
            </w:r>
          </w:p>
        </w:tc>
      </w:tr>
      <w:tr w:rsidR="00044F7A" w:rsidRPr="00684979" w14:paraId="6DD79B19" w14:textId="77777777" w:rsidTr="00237C66">
        <w:trPr>
          <w:jc w:val="left"/>
        </w:trPr>
        <w:tc>
          <w:tcPr>
            <w:tcW w:w="1617" w:type="dxa"/>
          </w:tcPr>
          <w:p w14:paraId="20E24AE9" w14:textId="77777777" w:rsidR="00044F7A" w:rsidRPr="00FF16AB" w:rsidRDefault="00044F7A" w:rsidP="00FF16AB">
            <w:pPr>
              <w:pStyle w:val="MDPI42tablebody"/>
              <w:spacing w:line="240" w:lineRule="auto"/>
              <w:rPr>
                <w:lang w:val="en-US"/>
              </w:rPr>
            </w:pPr>
            <w:r w:rsidRPr="00FF16AB">
              <w:rPr>
                <w:lang w:val="en-US"/>
              </w:rPr>
              <w:t>ukih</w:t>
            </w:r>
          </w:p>
        </w:tc>
        <w:tc>
          <w:tcPr>
            <w:tcW w:w="2412" w:type="dxa"/>
          </w:tcPr>
          <w:p w14:paraId="246082AB" w14:textId="77777777" w:rsidR="00044F7A" w:rsidRPr="00FF16AB" w:rsidRDefault="00044F7A" w:rsidP="00FF16AB">
            <w:pPr>
              <w:pStyle w:val="MDPI42tablebody"/>
              <w:spacing w:line="240" w:lineRule="auto"/>
              <w:rPr>
                <w:lang w:val="en-US"/>
              </w:rPr>
            </w:pPr>
            <w:r w:rsidRPr="00FF16AB">
              <w:rPr>
                <w:lang w:val="en-US"/>
              </w:rPr>
              <w:t>UK Institute of Hydrology (UKIH) method</w:t>
            </w:r>
          </w:p>
        </w:tc>
        <w:tc>
          <w:tcPr>
            <w:tcW w:w="1914" w:type="dxa"/>
          </w:tcPr>
          <w:p w14:paraId="2581B28A" w14:textId="77777777" w:rsidR="00044F7A" w:rsidRPr="00FF16AB" w:rsidRDefault="00044F7A" w:rsidP="00FF16AB">
            <w:pPr>
              <w:pStyle w:val="MDPI42tablebody"/>
              <w:spacing w:line="240" w:lineRule="auto"/>
              <w:rPr>
                <w:lang w:val="en-US"/>
              </w:rPr>
            </w:pPr>
            <w:r w:rsidRPr="00FF16AB">
              <w:rPr>
                <w:lang w:val="en-US"/>
              </w:rPr>
              <w:t>Q</w:t>
            </w:r>
          </w:p>
        </w:tc>
        <w:tc>
          <w:tcPr>
            <w:tcW w:w="1905" w:type="dxa"/>
          </w:tcPr>
          <w:p w14:paraId="7BAB187E" w14:textId="2AE6C64A" w:rsidR="00044F7A" w:rsidRPr="00FF16AB" w:rsidRDefault="00A35BF8" w:rsidP="00FF16AB">
            <w:pPr>
              <w:pStyle w:val="MDPI42tablebody"/>
              <w:spacing w:line="240" w:lineRule="auto"/>
              <w:rPr>
                <w:lang w:val="en-US"/>
              </w:rPr>
            </w:pPr>
            <w:r w:rsidRPr="00FF16AB">
              <w:fldChar w:fldCharType="begin"/>
            </w:r>
            <w:r w:rsidR="002518C8">
              <w:rPr>
                <w:lang w:val="en-US"/>
              </w:rPr>
              <w:instrText xml:space="preserve"> ADDIN ZOTERO_ITEM CSL_CITATION {"citationID":"c5XE8sRX","properties":{"formattedCitation":"[7]","plainCitation":"[7]","noteIndex":0},"citationItems":[{"id":3836,"uris":["http://zotero.org/groups/5081037/items/9GC8HXPV"],"itemData":{"id":3836,"type":"article-journal","abstract":"A revised approach to the calculation of baseflow using the method originally proposed by the United Kingdom Institute of Hydrology is presented. The revisions resolve two aspects of the method that lead to less than optimal results; that is, the calculation of values of baseflow that exceed the corresponding values of streamflow and the dependence of the calculated values on the origin of the five-day segmentation of the input streamflow data. The approach is illustrated using streamflow monitoring information that is typical for areas of southern Ontario, Canada, where baseflow is primarily the result of groundwater discharge.","container-title":"Hydrological Sciences Journal","DOI":"10.1623/hysj.2005.50.5.911","ISSN":"0262-6667","issue":"5","note":"publisher: Taylor &amp; Francis\n_eprint: https://doi.org/10.1623/hysj.2005.50.5.911","page":"null-920","source":"Taylor and Francis+NEJM","title":"A revised approach to the UKIH method for the calculation of baseflow / Une approche améliorée de la méthode de l'UKIH pour le calcul de l'écoulement de base","volume":"50","author":[{"family":"Piggott","given":"Andrew R."},{"family":"Moin","given":"Syed"},{"family":"Southam","given":"Chuck"}],"issued":{"date-parts":[["2005",10,1]]}}}],"schema":"https://github.com/citation-style-language/schema/raw/master/csl-citation.json"} </w:instrText>
            </w:r>
            <w:r w:rsidRPr="00FF16AB">
              <w:fldChar w:fldCharType="separate"/>
            </w:r>
            <w:r w:rsidR="002518C8">
              <w:rPr>
                <w:lang w:val="en-US"/>
              </w:rPr>
              <w:t>[7]</w:t>
            </w:r>
            <w:r w:rsidRPr="00FF16AB">
              <w:fldChar w:fldCharType="end"/>
            </w:r>
          </w:p>
        </w:tc>
      </w:tr>
      <w:tr w:rsidR="00044F7A" w:rsidRPr="00684979" w14:paraId="463F5540" w14:textId="77777777" w:rsidTr="00237C66">
        <w:trPr>
          <w:jc w:val="left"/>
        </w:trPr>
        <w:tc>
          <w:tcPr>
            <w:tcW w:w="1617" w:type="dxa"/>
          </w:tcPr>
          <w:p w14:paraId="0365FB8E" w14:textId="77777777" w:rsidR="00044F7A" w:rsidRPr="00FF16AB" w:rsidRDefault="00044F7A" w:rsidP="00FF16AB">
            <w:pPr>
              <w:pStyle w:val="MDPI42tablebody"/>
              <w:spacing w:line="240" w:lineRule="auto"/>
              <w:rPr>
                <w:lang w:val="en-US"/>
              </w:rPr>
            </w:pPr>
            <w:r w:rsidRPr="00FF16AB">
              <w:rPr>
                <w:lang w:val="en-US"/>
              </w:rPr>
              <w:t>what</w:t>
            </w:r>
          </w:p>
        </w:tc>
        <w:tc>
          <w:tcPr>
            <w:tcW w:w="2412" w:type="dxa"/>
          </w:tcPr>
          <w:p w14:paraId="7A703898" w14:textId="77777777" w:rsidR="00044F7A" w:rsidRPr="00FF16AB" w:rsidRDefault="00044F7A" w:rsidP="00FF16AB">
            <w:pPr>
              <w:pStyle w:val="MDPI42tablebody"/>
              <w:spacing w:line="240" w:lineRule="auto"/>
              <w:rPr>
                <w:lang w:val="en-US"/>
              </w:rPr>
            </w:pPr>
            <w:r w:rsidRPr="00FF16AB">
              <w:rPr>
                <w:lang w:val="en-US"/>
              </w:rPr>
              <w:t>Web-based Hydrograph Analysis Tool (WHAT)</w:t>
            </w:r>
          </w:p>
        </w:tc>
        <w:tc>
          <w:tcPr>
            <w:tcW w:w="1914" w:type="dxa"/>
          </w:tcPr>
          <w:p w14:paraId="3E382065" w14:textId="77777777" w:rsidR="00044F7A" w:rsidRPr="00FF16AB" w:rsidRDefault="00044F7A" w:rsidP="00FF16AB">
            <w:pPr>
              <w:pStyle w:val="MDPI42tablebody"/>
              <w:spacing w:line="240" w:lineRule="auto"/>
              <w:rPr>
                <w:lang w:val="en-US"/>
              </w:rPr>
            </w:pPr>
            <w:r w:rsidRPr="00FF16AB">
              <w:rPr>
                <w:lang w:val="en-US"/>
              </w:rPr>
              <w:t>Q, BFImax, alpha</w:t>
            </w:r>
          </w:p>
        </w:tc>
        <w:tc>
          <w:tcPr>
            <w:tcW w:w="1905" w:type="dxa"/>
          </w:tcPr>
          <w:p w14:paraId="0A3FA23B" w14:textId="0613CE7D" w:rsidR="00044F7A" w:rsidRPr="00FF16AB" w:rsidRDefault="002E2482" w:rsidP="00FF16AB">
            <w:pPr>
              <w:pStyle w:val="MDPI42tablebody"/>
              <w:spacing w:line="240" w:lineRule="auto"/>
              <w:rPr>
                <w:lang w:val="en-US"/>
              </w:rPr>
            </w:pPr>
            <w:r w:rsidRPr="00FF16AB">
              <w:fldChar w:fldCharType="begin"/>
            </w:r>
            <w:r w:rsidR="002518C8">
              <w:rPr>
                <w:lang w:val="en-US"/>
              </w:rPr>
              <w:instrText xml:space="preserve"> ADDIN ZOTERO_ITEM CSL_CITATION {"citationID":"XGbV4kCp","properties":{"formattedCitation":"[19]","plainCitation":"[19]","noteIndex":0},"citationItems":[{"id":3246,"uris":["http://zotero.org/groups/2467871/items/FEU4ZRYH"],"itemData":{"id":3246,"type":"article-journal","abstract":"HydroShare is a collaborative environment developed to make it easy for \nthe hydrology community to share and publish data, models, and\nanalytical tools. HydroShare is deployed at http://www.hydroshare.org/\nwith capabilities for uploading and publishing any type of hydrologic\ndigital data as a Library of Congress-BagIt formatted digital \"resource\"\nobject. Examples of supported hydrologic data resources include:\ngeographic rasters, NetCDF multi-dimensional data, time series, model\nprograms, and model instances. To support web-based visualization and\nanalysis of these digital objects, we have deployed an instance of the\nopen source Tethys Platform web app hosting system at\nhttp://apps.hydroshare.org/. Tethys is a web development platform that\nprovides web application developers with a Python-based programming\nenvironment for building and hosting hydrologic \"web apps\" - loosely\ndefined as single purpose, task-oriented, user-friendly, web-accessible\napplications. Tethys Platform includes an open source GIS software suite\ncomprised of GeoServer, PostGIS, 52-North, GRASS, R, OpenLayers,\nHighCharts, and other useful tools to support custom web app\ndevelopment. This presentation will introduce the Web App resource type\nin HydroShare and its custom metadata elements - illustrating how we\nused HydroShare itself as a catalog for web apps. The approach uses\nloose coupling and web services to link HydroShare resources with web\napps in a scalable way that can expand to third party web apps. Example\nTethys-based web app resources presently available in HydroShare will be\nhighlighted.","container-title":"AGU Fall Meeting Abstracts","journalAbbreviation":"AGU Fall Meeting Abstracts","page":"H43A-1473","source":"NASA ADS","title":"Web-Based Data Visualization and Analysis using HydroShare and the Open Source Tethys Platform","volume":"43","author":[{"family":"Ames","given":"D. P."},{"family":"Li","given":"Z."},{"family":"Qiao","given":"X."},{"family":"Tarboton","given":"D. G."},{"family":"Idaszak","given":"R."},{"family":"Horsburgh","given":"J. S."},{"family":"Merwade","given":"V."},{"family":"Miles","given":"B."},{"family":"Swain","given":"N. R."},{"family":"Lineberger","given":"R."},{"family":"Rice","given":"E."}],"issued":{"date-parts":[["2015",12,1]]}}}],"schema":"https://github.com/citation-style-language/schema/raw/master/csl-citation.json"} </w:instrText>
            </w:r>
            <w:r w:rsidRPr="00FF16AB">
              <w:fldChar w:fldCharType="separate"/>
            </w:r>
            <w:r w:rsidR="002518C8">
              <w:rPr>
                <w:lang w:val="en-US"/>
              </w:rPr>
              <w:t>[19]</w:t>
            </w:r>
            <w:r w:rsidRPr="00FF16AB">
              <w:fldChar w:fldCharType="end"/>
            </w:r>
          </w:p>
        </w:tc>
      </w:tr>
      <w:tr w:rsidR="00044F7A" w:rsidRPr="00684979" w14:paraId="1808DD45" w14:textId="77777777" w:rsidTr="00237C66">
        <w:trPr>
          <w:jc w:val="left"/>
        </w:trPr>
        <w:tc>
          <w:tcPr>
            <w:tcW w:w="1617" w:type="dxa"/>
          </w:tcPr>
          <w:p w14:paraId="06B64B59" w14:textId="77777777" w:rsidR="00044F7A" w:rsidRPr="00FF16AB" w:rsidRDefault="00044F7A" w:rsidP="00FF16AB">
            <w:pPr>
              <w:pStyle w:val="MDPI42tablebody"/>
              <w:spacing w:line="240" w:lineRule="auto"/>
              <w:rPr>
                <w:lang w:val="en-US"/>
              </w:rPr>
            </w:pPr>
            <w:r w:rsidRPr="00FF16AB">
              <w:rPr>
                <w:lang w:val="en-US"/>
              </w:rPr>
              <w:t>willems</w:t>
            </w:r>
          </w:p>
        </w:tc>
        <w:tc>
          <w:tcPr>
            <w:tcW w:w="2412" w:type="dxa"/>
          </w:tcPr>
          <w:p w14:paraId="1A7559AB" w14:textId="77777777" w:rsidR="00044F7A" w:rsidRPr="00FF16AB" w:rsidRDefault="00044F7A" w:rsidP="00FF16AB">
            <w:pPr>
              <w:pStyle w:val="MDPI42tablebody"/>
              <w:spacing w:line="240" w:lineRule="auto"/>
              <w:rPr>
                <w:lang w:val="en-US"/>
              </w:rPr>
            </w:pPr>
            <w:r w:rsidRPr="00FF16AB">
              <w:rPr>
                <w:lang w:val="en-US"/>
              </w:rPr>
              <w:t>Willems</w:t>
            </w:r>
          </w:p>
        </w:tc>
        <w:tc>
          <w:tcPr>
            <w:tcW w:w="1914" w:type="dxa"/>
          </w:tcPr>
          <w:p w14:paraId="22FDC1C6" w14:textId="77777777" w:rsidR="00044F7A" w:rsidRPr="00FF16AB" w:rsidRDefault="00044F7A" w:rsidP="00FF16AB">
            <w:pPr>
              <w:pStyle w:val="MDPI42tablebody"/>
              <w:spacing w:line="240" w:lineRule="auto"/>
              <w:rPr>
                <w:lang w:val="en-US"/>
              </w:rPr>
            </w:pPr>
            <w:r w:rsidRPr="00FF16AB">
              <w:rPr>
                <w:lang w:val="en-US"/>
              </w:rPr>
              <w:t>Q, a, w</w:t>
            </w:r>
          </w:p>
        </w:tc>
        <w:tc>
          <w:tcPr>
            <w:tcW w:w="1905" w:type="dxa"/>
          </w:tcPr>
          <w:p w14:paraId="7BFF9BCC" w14:textId="77BA2B74" w:rsidR="00044F7A" w:rsidRPr="00FF16AB" w:rsidRDefault="006F7A1C" w:rsidP="00FF16AB">
            <w:pPr>
              <w:pStyle w:val="MDPI42tablebody"/>
              <w:spacing w:line="240" w:lineRule="auto"/>
              <w:rPr>
                <w:lang w:val="en-US"/>
              </w:rPr>
            </w:pPr>
            <w:r w:rsidRPr="00FF16AB">
              <w:fldChar w:fldCharType="begin"/>
            </w:r>
            <w:r w:rsidR="002518C8">
              <w:rPr>
                <w:lang w:val="en-US"/>
              </w:rPr>
              <w:instrText xml:space="preserve"> ADDIN ZOTERO_ITEM CSL_CITATION {"citationID":"tKzxsM3n","properties":{"formattedCitation":"[19]","plainCitation":"[19]","noteIndex":0},"citationItems":[{"id":3246,"uris":["http://zotero.org/groups/2467871/items/FEU4ZRYH"],"itemData":{"id":3246,"type":"article-journal","abstract":"HydroShare is a collaborative environment developed to make it easy for \nthe hydrology community to share and publish data, models, and\nanalytical tools. HydroShare is deployed at http://www.hydroshare.org/\nwith capabilities for uploading and publishing any type of hydrologic\ndigital data as a Library of Congress-BagIt formatted digital \"resource\"\nobject. Examples of supported hydrologic data resources include:\ngeographic rasters, NetCDF multi-dimensional data, time series, model\nprograms, and model instances. To support web-based visualization and\nanalysis of these digital objects, we have deployed an instance of the\nopen source Tethys Platform web app hosting system at\nhttp://apps.hydroshare.org/. Tethys is a web development platform that\nprovides web application developers with a Python-based programming\nenvironment for building and hosting hydrologic \"web apps\" - loosely\ndefined as single purpose, task-oriented, user-friendly, web-accessible\napplications. Tethys Platform includes an open source GIS software suite\ncomprised of GeoServer, PostGIS, 52-North, GRASS, R, OpenLayers,\nHighCharts, and other useful tools to support custom web app\ndevelopment. This presentation will introduce the Web App resource type\nin HydroShare and its custom metadata elements - illustrating how we\nused HydroShare itself as a catalog for web apps. The approach uses\nloose coupling and web services to link HydroShare resources with web\napps in a scalable way that can expand to third party web apps. Example\nTethys-based web app resources presently available in HydroShare will be\nhighlighted.","container-title":"AGU Fall Meeting Abstracts","journalAbbreviation":"AGU Fall Meeting Abstracts","page":"H43A-1473","source":"NASA ADS","title":"Web-Based Data Visualization and Analysis using HydroShare and the Open Source Tethys Platform","volume":"43","author":[{"family":"Ames","given":"D. P."},{"family":"Li","given":"Z."},{"family":"Qiao","given":"X."},{"family":"Tarboton","given":"D. G."},{"family":"Idaszak","given":"R."},{"family":"Horsburgh","given":"J. S."},{"family":"Merwade","given":"V."},{"family":"Miles","given":"B."},{"family":"Swain","given":"N. R."},{"family":"Lineberger","given":"R."},{"family":"Rice","given":"E."}],"issued":{"date-parts":[["2015",12,1]]}}}],"schema":"https://github.com/citation-style-language/schema/raw/master/csl-citation.json"} </w:instrText>
            </w:r>
            <w:r w:rsidRPr="00FF16AB">
              <w:fldChar w:fldCharType="separate"/>
            </w:r>
            <w:r w:rsidR="002518C8">
              <w:rPr>
                <w:lang w:val="en-US"/>
              </w:rPr>
              <w:t>[19]</w:t>
            </w:r>
            <w:r w:rsidRPr="00FF16AB">
              <w:fldChar w:fldCharType="end"/>
            </w:r>
          </w:p>
        </w:tc>
      </w:tr>
      <w:tr w:rsidR="00F72AC4" w:rsidRPr="00684979" w14:paraId="21417C7C" w14:textId="77777777" w:rsidTr="00237C66">
        <w:trPr>
          <w:jc w:val="left"/>
        </w:trPr>
        <w:tc>
          <w:tcPr>
            <w:tcW w:w="1617" w:type="dxa"/>
          </w:tcPr>
          <w:p w14:paraId="47E9E077" w14:textId="6B9962B3" w:rsidR="00F72AC4" w:rsidRPr="00FF16AB" w:rsidRDefault="00F72AC4" w:rsidP="00FF16AB">
            <w:pPr>
              <w:pStyle w:val="MDPI42tablebody"/>
              <w:spacing w:line="240" w:lineRule="auto"/>
            </w:pPr>
            <w:r>
              <w:t>bn77</w:t>
            </w:r>
          </w:p>
        </w:tc>
        <w:tc>
          <w:tcPr>
            <w:tcW w:w="2412" w:type="dxa"/>
          </w:tcPr>
          <w:p w14:paraId="72550B3F" w14:textId="044B8FCF" w:rsidR="00F72AC4" w:rsidRPr="00FF16AB" w:rsidRDefault="00F72AC4" w:rsidP="00FF16AB">
            <w:pPr>
              <w:pStyle w:val="MDPI42tablebody"/>
              <w:spacing w:line="240" w:lineRule="auto"/>
            </w:pPr>
            <w:r>
              <w:t>BN77</w:t>
            </w:r>
          </w:p>
        </w:tc>
        <w:tc>
          <w:tcPr>
            <w:tcW w:w="1914" w:type="dxa"/>
          </w:tcPr>
          <w:p w14:paraId="439D5DCE" w14:textId="45411A87" w:rsidR="00F72AC4" w:rsidRPr="00FF16AB" w:rsidRDefault="00EF3F31" w:rsidP="00FF16AB">
            <w:pPr>
              <w:pStyle w:val="MDPI42tablebody"/>
              <w:spacing w:line="240" w:lineRule="auto"/>
            </w:pPr>
            <w:r w:rsidRPr="00EF3F31">
              <w:t>Q</w:t>
            </w:r>
            <w:r>
              <w:t xml:space="preserve">, </w:t>
            </w:r>
            <w:r w:rsidR="00E81797" w:rsidRPr="00E81797">
              <w:t>L_min</w:t>
            </w:r>
            <w:r w:rsidR="00E81797">
              <w:t>,</w:t>
            </w:r>
            <w:r w:rsidR="00F44956">
              <w:t xml:space="preserve"> </w:t>
            </w:r>
            <w:r w:rsidR="00F44956" w:rsidRPr="00F44956">
              <w:t>snow_freeze_period</w:t>
            </w:r>
            <w:r w:rsidR="00F44956">
              <w:t xml:space="preserve">, </w:t>
            </w:r>
            <w:r w:rsidR="00486C5F" w:rsidRPr="00486C5F">
              <w:t>observational_precision</w:t>
            </w:r>
            <w:r w:rsidR="00486C5F">
              <w:t xml:space="preserve">, </w:t>
            </w:r>
            <w:r w:rsidR="003C1DDE" w:rsidRPr="003C1DDE">
              <w:t>quantile</w:t>
            </w:r>
          </w:p>
        </w:tc>
        <w:tc>
          <w:tcPr>
            <w:tcW w:w="1905" w:type="dxa"/>
          </w:tcPr>
          <w:p w14:paraId="072493A9" w14:textId="463D7828" w:rsidR="00F72AC4" w:rsidRPr="00FF16AB" w:rsidRDefault="00F15EDB" w:rsidP="00FF16AB">
            <w:pPr>
              <w:pStyle w:val="MDPI42tablebody"/>
              <w:spacing w:line="240" w:lineRule="auto"/>
            </w:pPr>
            <w:r>
              <w:fldChar w:fldCharType="begin"/>
            </w:r>
            <w:r w:rsidR="002518C8">
              <w:instrText xml:space="preserve"> ADDIN ZOTERO_ITEM CSL_CITATION {"citationID":"QaM2Tb32","properties":{"formattedCitation":"[20]","plainCitation":"[20]","noteIndex":0},"citationItems":[{"id":3910,"uris":["http://zotero.org/groups/5081037/items/VRE7R5QU"],"itemData":{"id":3910,"type":"article-journal","abstract":"AbstractThe identification of base flow from an available record of streamflow measurements\nfor recession rate analysis is often a difficult and time-consuming process affected\nby unavoidable errors and subjective aspects. Here, several stringent criteria ...","container-title":"Journal of Hydrologic Engineering","DOI":"10.1061/(ASCE)HE.1943-5584.0001427","ISSN":"1943-5584","issue":"11","language":"EN","license":"© 2016 American Society of Civil Engineers","note":"publisher: American Society of Civil Engineers","page":"06016008","source":"ASCE","title":"Automated Selection of Pure Base Flows from Regular Daily Streamflow Data: Objective Algorithm","title-short":"Automated Selection of Pure Base Flows from Regular Daily Streamflow Data","volume":"21","author":[{"family":"Cheng","given":"Lei"},{"family":"Zhang","given":"Lu"},{"family":"Brutsaert","given":"Wilfried"}],"issued":{"date-parts":[["2016",11,1]]}}}],"schema":"https://github.com/citation-style-language/schema/raw/master/csl-citation.json"} </w:instrText>
            </w:r>
            <w:r>
              <w:fldChar w:fldCharType="separate"/>
            </w:r>
            <w:r w:rsidR="002518C8">
              <w:rPr>
                <w:noProof/>
              </w:rPr>
              <w:t>[20]</w:t>
            </w:r>
            <w:r>
              <w:fldChar w:fldCharType="end"/>
            </w:r>
          </w:p>
        </w:tc>
      </w:tr>
      <w:tr w:rsidR="00F72AC4" w:rsidRPr="00684979" w14:paraId="39FE061A" w14:textId="77777777" w:rsidTr="00237C66">
        <w:trPr>
          <w:jc w:val="left"/>
        </w:trPr>
        <w:tc>
          <w:tcPr>
            <w:tcW w:w="1617" w:type="dxa"/>
          </w:tcPr>
          <w:p w14:paraId="2CF4756D" w14:textId="778EDF1A" w:rsidR="00F72AC4" w:rsidRDefault="00A3757A" w:rsidP="00FF16AB">
            <w:pPr>
              <w:pStyle w:val="MDPI42tablebody"/>
              <w:spacing w:line="240" w:lineRule="auto"/>
            </w:pPr>
            <w:r>
              <w:t>strict_baseflow</w:t>
            </w:r>
          </w:p>
        </w:tc>
        <w:tc>
          <w:tcPr>
            <w:tcW w:w="2412" w:type="dxa"/>
          </w:tcPr>
          <w:p w14:paraId="3949B382" w14:textId="2D1E9D64" w:rsidR="00F72AC4" w:rsidRDefault="00470C8F" w:rsidP="00FF16AB">
            <w:pPr>
              <w:pStyle w:val="MDPI42tablebody"/>
              <w:spacing w:line="240" w:lineRule="auto"/>
            </w:pPr>
            <w:r>
              <w:t>Strict baseflow</w:t>
            </w:r>
          </w:p>
        </w:tc>
        <w:tc>
          <w:tcPr>
            <w:tcW w:w="1914" w:type="dxa"/>
          </w:tcPr>
          <w:p w14:paraId="5B78650E" w14:textId="6E03C961" w:rsidR="00F72AC4" w:rsidRPr="00FF16AB" w:rsidRDefault="001B3A53" w:rsidP="00FF16AB">
            <w:pPr>
              <w:pStyle w:val="MDPI42tablebody"/>
              <w:spacing w:line="240" w:lineRule="auto"/>
            </w:pPr>
            <w:r>
              <w:t xml:space="preserve">Q, </w:t>
            </w:r>
            <w:r w:rsidRPr="001B3A53">
              <w:t>ice</w:t>
            </w:r>
            <w:r>
              <w:t xml:space="preserve">, </w:t>
            </w:r>
            <w:r w:rsidR="00892CF8" w:rsidRPr="00892CF8">
              <w:t>quantile</w:t>
            </w:r>
          </w:p>
        </w:tc>
        <w:tc>
          <w:tcPr>
            <w:tcW w:w="1905" w:type="dxa"/>
          </w:tcPr>
          <w:p w14:paraId="34C9BA54" w14:textId="6BDC3AE5" w:rsidR="00F72AC4" w:rsidRPr="00FF16AB" w:rsidRDefault="00313212" w:rsidP="00FF16AB">
            <w:pPr>
              <w:pStyle w:val="MDPI42tablebody"/>
              <w:spacing w:line="240" w:lineRule="auto"/>
            </w:pPr>
            <w:r>
              <w:fldChar w:fldCharType="begin"/>
            </w:r>
            <w:r w:rsidR="002518C8">
              <w:instrText xml:space="preserve"> ADDIN ZOTERO_ITEM CSL_CITATION {"citationID":"38zMIJBY","properties":{"formattedCitation":"[21]","plainCitation":"[21]","noteIndex":0},"citationItems":[{"id":3841,"uris":["http://zotero.org/groups/5081037/items/PPXM43CB"],"itemData":{"id":3841,"type":"article-journal","abstract":"Baseflow is the slowly varying portion of streamflow, and it is essential for sustaining river flows. Several methods have been developed for separating baseflow from streamflow. However, due to the lack of measured baseflow, past studies generally compared these baseflow separation methods qualitatively based on their hydrologic plausibility. To quantitively determine which baseflow separation method has the best accuracy, this study established a reliable evaluation criterion that relies only on measured streamflow. By applying the evaluation criterion to 1815 catchments across the contiguous United States, 9 baseflow separation methods including 4 graphic methods and 5 digital filter methods were evaluated. The evaluation result shows that the digital filter method proposed by Eckhardt (2005) has the best performance, and its performance is independent of catchment characteristics. Thus, Eckhardt digital filter method is recommended for baseflow separation across the contiguous United States.","container-title":"Journal of Hydrology","DOI":"10.1016/j.jhydrol.2020.124628","ISSN":"0022-1694","journalAbbreviation":"Journal of Hydrology","language":"en","page":"124628","source":"ScienceDirect","title":"Evaluation of typical methods for baseflow separation in the contiguous United States","volume":"583","author":[{"family":"Xie","given":"Jiaxin"},{"family":"Liu","given":"Xiaomang"},{"family":"Wang","given":"Kaiwen"},{"family":"Yang","given":"Tiantian"},{"family":"Liang","given":"Kang"},{"family":"Liu","given":"Changming"}],"issued":{"date-parts":[["2020",4,1]]}}}],"schema":"https://github.com/citation-style-language/schema/raw/master/csl-citation.json"} </w:instrText>
            </w:r>
            <w:r>
              <w:fldChar w:fldCharType="separate"/>
            </w:r>
            <w:r w:rsidR="002518C8">
              <w:rPr>
                <w:noProof/>
              </w:rPr>
              <w:t>[21]</w:t>
            </w:r>
            <w:r>
              <w:fldChar w:fldCharType="end"/>
            </w:r>
          </w:p>
        </w:tc>
      </w:tr>
      <w:tr w:rsidR="006A71C7" w:rsidRPr="00684979" w14:paraId="15148EA9" w14:textId="77777777" w:rsidTr="00237C66">
        <w:trPr>
          <w:jc w:val="left"/>
        </w:trPr>
        <w:tc>
          <w:tcPr>
            <w:tcW w:w="1617" w:type="dxa"/>
          </w:tcPr>
          <w:p w14:paraId="4F6B95BE" w14:textId="7E1AC24E" w:rsidR="006A71C7" w:rsidRDefault="006A71C7" w:rsidP="00FF16AB">
            <w:pPr>
              <w:pStyle w:val="MDPI42tablebody"/>
              <w:spacing w:line="240" w:lineRule="auto"/>
            </w:pPr>
            <w:r>
              <w:t>Hyd_run</w:t>
            </w:r>
          </w:p>
        </w:tc>
        <w:tc>
          <w:tcPr>
            <w:tcW w:w="2412" w:type="dxa"/>
          </w:tcPr>
          <w:p w14:paraId="6D5C828C" w14:textId="29900B68" w:rsidR="006A71C7" w:rsidRDefault="00990510" w:rsidP="00FF16AB">
            <w:pPr>
              <w:pStyle w:val="MDPI42tablebody"/>
              <w:spacing w:line="240" w:lineRule="auto"/>
            </w:pPr>
            <w:r>
              <w:t>HydRun</w:t>
            </w:r>
          </w:p>
        </w:tc>
        <w:tc>
          <w:tcPr>
            <w:tcW w:w="1914" w:type="dxa"/>
          </w:tcPr>
          <w:p w14:paraId="11091D9D" w14:textId="336E999B" w:rsidR="006A71C7" w:rsidRPr="00FF16AB" w:rsidRDefault="00C31079" w:rsidP="00FF16AB">
            <w:pPr>
              <w:pStyle w:val="MDPI42tablebody"/>
              <w:spacing w:line="240" w:lineRule="auto"/>
            </w:pPr>
            <w:r>
              <w:t>Q, k, passes</w:t>
            </w:r>
          </w:p>
        </w:tc>
        <w:tc>
          <w:tcPr>
            <w:tcW w:w="1905" w:type="dxa"/>
          </w:tcPr>
          <w:p w14:paraId="25C1C0F7" w14:textId="03D39D28" w:rsidR="006A71C7" w:rsidRPr="009851BA" w:rsidRDefault="009851BA" w:rsidP="00FF16AB">
            <w:pPr>
              <w:pStyle w:val="MDPI42tablebody"/>
              <w:spacing w:line="240" w:lineRule="auto"/>
              <w:rPr>
                <w:lang w:val="en-US" w:eastAsia="zh-CN"/>
              </w:rPr>
            </w:pPr>
            <w:r>
              <w:rPr>
                <w:lang w:eastAsia="zh-CN"/>
              </w:rPr>
              <w:fldChar w:fldCharType="begin"/>
            </w:r>
            <w:r w:rsidR="003F160B">
              <w:rPr>
                <w:lang w:val="en-US" w:eastAsia="zh-CN"/>
              </w:rPr>
              <w:instrText xml:space="preserve"> ADDIN ZOTERO_TEMP </w:instrText>
            </w:r>
            <w:r>
              <w:rPr>
                <w:lang w:eastAsia="zh-CN"/>
              </w:rPr>
              <w:fldChar w:fldCharType="separate"/>
            </w:r>
            <w:r w:rsidR="003F160B">
              <w:rPr>
                <w:noProof/>
                <w:lang w:val="en-US" w:eastAsia="zh-CN"/>
              </w:rPr>
              <w:t>[22]</w:t>
            </w:r>
            <w:r>
              <w:rPr>
                <w:lang w:eastAsia="zh-CN"/>
              </w:rPr>
              <w:fldChar w:fldCharType="end"/>
            </w:r>
            <w:r w:rsidR="00070B11">
              <w:rPr>
                <w:lang w:val="en-US" w:eastAsia="zh-CN"/>
              </w:rPr>
              <w:t xml:space="preserve"> </w:t>
            </w:r>
            <w:r w:rsidR="003F160B">
              <w:rPr>
                <w:lang w:eastAsia="zh-CN"/>
              </w:rPr>
              <w:fldChar w:fldCharType="begin"/>
            </w:r>
            <w:r w:rsidR="003F160B">
              <w:rPr>
                <w:lang w:val="en-US" w:eastAsia="zh-CN"/>
              </w:rPr>
              <w:instrText xml:space="preserve"> PRINTDATE  \* MERGEFORMAT </w:instrText>
            </w:r>
            <w:r w:rsidR="003F160B">
              <w:rPr>
                <w:lang w:eastAsia="zh-CN"/>
              </w:rPr>
              <w:fldChar w:fldCharType="separate"/>
            </w:r>
            <w:r w:rsidR="003F160B">
              <w:rPr>
                <w:lang w:eastAsia="zh-CN"/>
              </w:rPr>
              <w:fldChar w:fldCharType="end"/>
            </w:r>
          </w:p>
        </w:tc>
      </w:tr>
    </w:tbl>
    <w:p w14:paraId="57C50EFA" w14:textId="77777777" w:rsidR="00531E87" w:rsidRDefault="00531E87" w:rsidP="00044F7A">
      <w:pPr>
        <w:pStyle w:val="MDPI31text"/>
        <w:rPr>
          <w:lang w:eastAsia="zh-CN"/>
        </w:rPr>
      </w:pPr>
    </w:p>
    <w:p w14:paraId="6F7DA11A" w14:textId="4C1EE1B1" w:rsidR="00044F7A" w:rsidRDefault="00044F7A" w:rsidP="00044F7A">
      <w:pPr>
        <w:pStyle w:val="MDPI31text"/>
        <w:rPr>
          <w:lang w:eastAsia="zh-CN"/>
        </w:rPr>
      </w:pPr>
      <w:r>
        <w:rPr>
          <w:lang w:eastAsia="zh-CN"/>
        </w:rPr>
        <w:t>Each function implements a specific baseflow separation algorithm, providing users with a diverse toolkit to analyze streamflow data according to their research needs and preferences. The package includes both classic methods like the Lyne-Hollick filter and more recent developments like the Eckhardt filter, ensuring a comprehensive coverage of baseflow separation techniques.</w:t>
      </w:r>
    </w:p>
    <w:p w14:paraId="419A534A" w14:textId="13456488" w:rsidR="00044F7A" w:rsidRDefault="00044F7A" w:rsidP="00044F7A">
      <w:pPr>
        <w:pStyle w:val="MDPI31text"/>
        <w:rPr>
          <w:lang w:eastAsia="zh-CN"/>
        </w:rPr>
      </w:pPr>
      <w:commentRangeStart w:id="17"/>
      <w:r>
        <w:rPr>
          <w:lang w:eastAsia="zh-CN"/>
        </w:rPr>
        <w:t>Most functions follow a similar parameter structure, typically requiring the streamflow time series (Q) and method-specific parameters. Many also include options for specifying the initial baseflow value and whether to return additional information about the separation process.</w:t>
      </w:r>
      <w:commentRangeEnd w:id="17"/>
      <w:r w:rsidR="008F3D8B">
        <w:rPr>
          <w:rStyle w:val="CommentReference"/>
          <w:rFonts w:eastAsia="SimSun"/>
          <w:snapToGrid/>
          <w:lang w:eastAsia="zh-CN" w:bidi="ar-SA"/>
        </w:rPr>
        <w:commentReference w:id="17"/>
      </w:r>
    </w:p>
    <w:p w14:paraId="2190B2D4" w14:textId="22790912" w:rsidR="00D727D2" w:rsidRDefault="00D727D2" w:rsidP="00916ED2">
      <w:pPr>
        <w:pStyle w:val="MDPI31text"/>
        <w:rPr>
          <w:lang w:eastAsia="zh-CN"/>
        </w:rPr>
      </w:pPr>
      <w:r>
        <w:rPr>
          <w:lang w:eastAsia="zh-CN"/>
        </w:rPr>
        <w:t xml:space="preserve">It is important to note that several common parameters are used across these separation functions. One of the inputs for each function is streamflow data (`Q`), which is structured as a Numpy array. Another commonly used input, particularly in digital filters, is </w:t>
      </w:r>
      <w:r>
        <w:rPr>
          <w:lang w:eastAsia="zh-CN"/>
        </w:rPr>
        <w:lastRenderedPageBreak/>
        <w:t>the recession coefficient (`a`), which indicates the rate at which baseflow decreases between storm events. This coefficient can be calculated using functions from the `Estimate` module or, optionally, defined as a constant value by the user when calling the function.</w:t>
      </w:r>
    </w:p>
    <w:p w14:paraId="13FCC0D5" w14:textId="0F75B6B9" w:rsidR="00D727D2" w:rsidRDefault="00D727D2" w:rsidP="00872F11">
      <w:pPr>
        <w:pStyle w:val="MDPI31text"/>
        <w:rPr>
          <w:lang w:eastAsia="zh-CN"/>
        </w:rPr>
      </w:pPr>
      <w:r>
        <w:rPr>
          <w:lang w:eastAsia="zh-CN"/>
        </w:rPr>
        <w:t>Many methods, such as Eckhardt, EWMA, and Chapman, require an initial baseflow value (`Q0`) for iterative calculations. We provide several options for this parameter. Typically, the minimum value of the streamflow series</w:t>
      </w:r>
      <w:r w:rsidR="00B8606A">
        <w:rPr>
          <w:lang w:eastAsia="zh-CN"/>
        </w:rPr>
        <w:t xml:space="preserve"> (min)</w:t>
      </w:r>
      <w:r>
        <w:rPr>
          <w:lang w:eastAsia="zh-CN"/>
        </w:rPr>
        <w:t xml:space="preserve"> is used, but other popular choices include the initial result from the Lyne-Hollick method</w:t>
      </w:r>
      <w:r w:rsidR="00521873">
        <w:rPr>
          <w:lang w:eastAsia="zh-CN"/>
        </w:rPr>
        <w:t xml:space="preserve"> (</w:t>
      </w:r>
      <w:r w:rsidR="00B8606A">
        <w:rPr>
          <w:lang w:eastAsia="zh-CN"/>
        </w:rPr>
        <w:t>LH</w:t>
      </w:r>
      <w:r w:rsidR="00521873">
        <w:rPr>
          <w:lang w:eastAsia="zh-CN"/>
        </w:rPr>
        <w:t>)</w:t>
      </w:r>
      <w:r>
        <w:rPr>
          <w:lang w:eastAsia="zh-CN"/>
        </w:rPr>
        <w:t xml:space="preserve"> or the first streamflow value</w:t>
      </w:r>
      <w:r w:rsidR="00521873">
        <w:rPr>
          <w:lang w:eastAsia="zh-CN"/>
        </w:rPr>
        <w:t xml:space="preserve"> (Q0)</w:t>
      </w:r>
      <w:r>
        <w:rPr>
          <w:lang w:eastAsia="zh-CN"/>
        </w:rPr>
        <w:t>. Users also have the flexibility to specify any constant value as the initial baseflow.</w:t>
      </w:r>
    </w:p>
    <w:p w14:paraId="0C74878F" w14:textId="77777777" w:rsidR="00D727D2" w:rsidRDefault="00D727D2" w:rsidP="00D727D2">
      <w:pPr>
        <w:pStyle w:val="MDPI31text"/>
        <w:rPr>
          <w:lang w:eastAsia="zh-CN"/>
        </w:rPr>
      </w:pPr>
      <w:r>
        <w:rPr>
          <w:lang w:eastAsia="zh-CN"/>
        </w:rPr>
        <w:t>The return values of these functions are straightforward. They include the baseflow values in a Numpy array. Additionally, if the `return_exceed` option is set to `True`, the function will also return the number of times the calculated baseflow values exceed the corresponding original streamflow. Due to the nature of the algorithm, the calculated baseflow values may occasionally exceed the streamflow values, which is not physically realistic. We have addressed this issue in the code, and the function can report how many times this adjustment was necessary.</w:t>
      </w:r>
    </w:p>
    <w:p w14:paraId="0B5A1257" w14:textId="77777777" w:rsidR="00531E87" w:rsidRDefault="00B7571E" w:rsidP="000100AF">
      <w:pPr>
        <w:pStyle w:val="MDPI31text"/>
        <w:keepNext/>
        <w:rPr>
          <w:lang w:eastAsia="zh-CN"/>
        </w:rPr>
      </w:pPr>
      <w:r w:rsidRPr="00B7571E">
        <w:rPr>
          <w:lang w:eastAsia="zh-CN"/>
        </w:rPr>
        <w:t>Taking the Chapman function as an example, this function accepts four inputs: the streamflow time series (`Q`) as a Numpy array, the recession coefficient (`a`) as a float, an optional initial baseflow value (`initial_method`), and an option to return the number of times the baseflow exceeds the streamflow (`return_exceed`). When executed, the function returns the baseflow values (`b`) according to the Chapman method in a Numpy array, along with the optional return of the exceedance count as an integer.</w:t>
      </w:r>
      <w:r w:rsidR="00584D8E">
        <w:rPr>
          <w:lang w:eastAsia="zh-CN"/>
        </w:rPr>
        <w:t xml:space="preserve"> </w:t>
      </w:r>
      <w:r w:rsidR="006355FF">
        <w:rPr>
          <w:lang w:eastAsia="zh-CN"/>
        </w:rPr>
        <w:fldChar w:fldCharType="begin"/>
      </w:r>
      <w:r w:rsidR="006355FF">
        <w:rPr>
          <w:lang w:eastAsia="zh-CN"/>
        </w:rPr>
        <w:instrText xml:space="preserve"> REF _Ref178254410 \h </w:instrText>
      </w:r>
      <w:r w:rsidR="006355FF">
        <w:rPr>
          <w:lang w:eastAsia="zh-CN"/>
        </w:rPr>
      </w:r>
      <w:r w:rsidR="006355FF">
        <w:rPr>
          <w:lang w:eastAsia="zh-CN"/>
        </w:rPr>
        <w:fldChar w:fldCharType="separate"/>
      </w:r>
      <w:r w:rsidR="006355FF">
        <w:t xml:space="preserve">Figure </w:t>
      </w:r>
      <w:r w:rsidR="006355FF">
        <w:rPr>
          <w:noProof/>
        </w:rPr>
        <w:t>1</w:t>
      </w:r>
      <w:r w:rsidR="006355FF">
        <w:rPr>
          <w:lang w:eastAsia="zh-CN"/>
        </w:rPr>
        <w:fldChar w:fldCharType="end"/>
      </w:r>
      <w:r w:rsidR="006355FF">
        <w:rPr>
          <w:lang w:eastAsia="zh-CN"/>
        </w:rPr>
        <w:t xml:space="preserve"> </w:t>
      </w:r>
      <w:r w:rsidR="004D5584" w:rsidRPr="004D5584">
        <w:rPr>
          <w:lang w:eastAsia="zh-CN"/>
        </w:rPr>
        <w:t>presents example code for the Chapman method, which is also included in the documentation.</w:t>
      </w:r>
    </w:p>
    <w:p w14:paraId="4C1B99A7" w14:textId="3FB484DE" w:rsidR="000100AF" w:rsidRDefault="00CE7CCB" w:rsidP="00750E19">
      <w:pPr>
        <w:pStyle w:val="MDPI52figure"/>
        <w:ind w:left="2610"/>
        <w:jc w:val="left"/>
      </w:pPr>
      <w:r w:rsidRPr="00CE7CCB">
        <w:rPr>
          <w:noProof/>
        </w:rPr>
        <w:drawing>
          <wp:inline distT="0" distB="0" distL="0" distR="0" wp14:anchorId="651ED1DA" wp14:editId="085D1749">
            <wp:extent cx="4681938" cy="2595510"/>
            <wp:effectExtent l="0" t="0" r="4445" b="0"/>
            <wp:docPr id="1187139689"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139689" name="Picture 2" descr="A screenshot of a computer program&#10;&#10;Description automatically generated"/>
                    <pic:cNvPicPr/>
                  </pic:nvPicPr>
                  <pic:blipFill>
                    <a:blip r:embed="rId16"/>
                    <a:stretch>
                      <a:fillRect/>
                    </a:stretch>
                  </pic:blipFill>
                  <pic:spPr>
                    <a:xfrm>
                      <a:off x="0" y="0"/>
                      <a:ext cx="4716992" cy="2614943"/>
                    </a:xfrm>
                    <a:prstGeom prst="rect">
                      <a:avLst/>
                    </a:prstGeom>
                  </pic:spPr>
                </pic:pic>
              </a:graphicData>
            </a:graphic>
          </wp:inline>
        </w:drawing>
      </w:r>
    </w:p>
    <w:p w14:paraId="002DEEE2" w14:textId="762C8E9B" w:rsidR="000100AF" w:rsidRPr="00750E19" w:rsidRDefault="000100AF" w:rsidP="00750E19">
      <w:pPr>
        <w:pStyle w:val="MDPI51figurecaption"/>
      </w:pPr>
      <w:bookmarkStart w:id="18" w:name="_Ref178254410"/>
      <w:r w:rsidRPr="00750E19">
        <w:rPr>
          <w:b/>
          <w:bCs/>
        </w:rPr>
        <w:t xml:space="preserve">Figure </w:t>
      </w:r>
      <w:r w:rsidRPr="00750E19">
        <w:rPr>
          <w:b/>
          <w:bCs/>
        </w:rPr>
        <w:fldChar w:fldCharType="begin"/>
      </w:r>
      <w:r w:rsidRPr="00750E19">
        <w:rPr>
          <w:b/>
          <w:bCs/>
        </w:rPr>
        <w:instrText xml:space="preserve"> SEQ Figure \* ARABIC </w:instrText>
      </w:r>
      <w:r w:rsidRPr="00750E19">
        <w:rPr>
          <w:b/>
          <w:bCs/>
        </w:rPr>
        <w:fldChar w:fldCharType="separate"/>
      </w:r>
      <w:r w:rsidR="00AF095F" w:rsidRPr="00750E19">
        <w:rPr>
          <w:b/>
          <w:bCs/>
        </w:rPr>
        <w:t>1</w:t>
      </w:r>
      <w:r w:rsidRPr="00750E19">
        <w:rPr>
          <w:b/>
          <w:bCs/>
        </w:rPr>
        <w:fldChar w:fldCharType="end"/>
      </w:r>
      <w:bookmarkEnd w:id="18"/>
      <w:r w:rsidR="00750E19">
        <w:t xml:space="preserve">. </w:t>
      </w:r>
      <w:r w:rsidRPr="00170641">
        <w:t>Chapman method code</w:t>
      </w:r>
      <w:r w:rsidR="00750E19">
        <w:t>.</w:t>
      </w:r>
    </w:p>
    <w:p w14:paraId="6FC6EAFD" w14:textId="5D0E3E47" w:rsidR="008410CB" w:rsidRDefault="008410CB" w:rsidP="00A63E07">
      <w:pPr>
        <w:pStyle w:val="MDPI31text"/>
        <w:rPr>
          <w:lang w:eastAsia="zh-CN"/>
        </w:rPr>
      </w:pPr>
      <w:r w:rsidRPr="008410CB">
        <w:rPr>
          <w:lang w:eastAsia="zh-CN"/>
        </w:rPr>
        <w:t>The first step in utilizing this function is to ensure that the input streamflow data is formatted as a Numpy array. It is advisable to clean the data before performing calculations to maintain data quality</w:t>
      </w:r>
      <w:r w:rsidR="00245A60">
        <w:rPr>
          <w:lang w:eastAsia="zh-CN"/>
        </w:rPr>
        <w:t xml:space="preserve">. </w:t>
      </w:r>
      <w:r w:rsidRPr="008410CB">
        <w:rPr>
          <w:lang w:eastAsia="zh-CN"/>
        </w:rPr>
        <w:t>After the data preparation, the Chapman separation can be performed with a single line of code. In this example, the sample data included in the package is utilized. A constant value of 0.98 is set for the recession coefficient (`a`), and the first streamflow value is selected as the initial baseflow (`Q0`), with the default setting excluding the return of the exceedance count.</w:t>
      </w:r>
    </w:p>
    <w:p w14:paraId="272F26EA" w14:textId="77777777" w:rsidR="006B2989" w:rsidRPr="00750E19" w:rsidRDefault="00633457" w:rsidP="00750E19">
      <w:pPr>
        <w:pStyle w:val="MDPI52figure"/>
        <w:ind w:left="2610"/>
        <w:jc w:val="left"/>
      </w:pPr>
      <w:r w:rsidRPr="00AD12D5">
        <w:rPr>
          <w:noProof/>
        </w:rPr>
        <w:drawing>
          <wp:inline distT="0" distB="0" distL="0" distR="0" wp14:anchorId="74950CC2" wp14:editId="31B1EEF0">
            <wp:extent cx="4754880" cy="643318"/>
            <wp:effectExtent l="0" t="0" r="0" b="4445"/>
            <wp:docPr id="2022307204" name="Picture 3" descr="A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07204" name="Picture 3" descr="A green and black text&#10;&#10;Description automatically generated"/>
                    <pic:cNvPicPr/>
                  </pic:nvPicPr>
                  <pic:blipFill>
                    <a:blip r:embed="rId17"/>
                    <a:stretch>
                      <a:fillRect/>
                    </a:stretch>
                  </pic:blipFill>
                  <pic:spPr>
                    <a:xfrm>
                      <a:off x="0" y="0"/>
                      <a:ext cx="4754880" cy="643318"/>
                    </a:xfrm>
                    <a:prstGeom prst="rect">
                      <a:avLst/>
                    </a:prstGeom>
                  </pic:spPr>
                </pic:pic>
              </a:graphicData>
            </a:graphic>
          </wp:inline>
        </w:drawing>
      </w:r>
    </w:p>
    <w:p w14:paraId="572EF3E9" w14:textId="178975EE" w:rsidR="00827DD8" w:rsidRPr="00170641" w:rsidRDefault="006B2989" w:rsidP="00750E19">
      <w:pPr>
        <w:pStyle w:val="MDPI51figurecaption"/>
      </w:pPr>
      <w:r w:rsidRPr="00170641">
        <w:lastRenderedPageBreak/>
        <w:t xml:space="preserve">Figure </w:t>
      </w:r>
      <w:r w:rsidRPr="00170641">
        <w:fldChar w:fldCharType="begin"/>
      </w:r>
      <w:r w:rsidRPr="00170641">
        <w:instrText xml:space="preserve"> SEQ Figure \* ARABIC </w:instrText>
      </w:r>
      <w:r w:rsidRPr="00170641">
        <w:fldChar w:fldCharType="separate"/>
      </w:r>
      <w:r w:rsidR="00AF095F" w:rsidRPr="00170641">
        <w:t>2</w:t>
      </w:r>
      <w:r w:rsidRPr="00170641">
        <w:fldChar w:fldCharType="end"/>
      </w:r>
      <w:r w:rsidR="00750E19">
        <w:t>.</w:t>
      </w:r>
      <w:r w:rsidRPr="00170641">
        <w:t xml:space="preserve"> The example usage of Chapman method</w:t>
      </w:r>
      <w:r w:rsidR="00750E19">
        <w:t>.</w:t>
      </w:r>
    </w:p>
    <w:p w14:paraId="779C9FD4" w14:textId="50821538" w:rsidR="006A79CA" w:rsidRDefault="00E75F9B" w:rsidP="00D727D2">
      <w:pPr>
        <w:pStyle w:val="MDPI31text"/>
        <w:rPr>
          <w:lang w:eastAsia="zh-CN"/>
        </w:rPr>
      </w:pPr>
      <w:r w:rsidRPr="00E75F9B">
        <w:rPr>
          <w:lang w:eastAsia="zh-CN"/>
        </w:rPr>
        <w:t>The separation results are as follows: the baseflow values are returned for the same dates as the corresponding streamflow data. The two series</w:t>
      </w:r>
      <w:r w:rsidR="0000374A">
        <w:rPr>
          <w:lang w:eastAsia="zh-CN"/>
        </w:rPr>
        <w:t xml:space="preserve"> are illustrated in</w:t>
      </w:r>
      <w:r w:rsidR="00356F6F">
        <w:rPr>
          <w:lang w:eastAsia="zh-CN"/>
        </w:rPr>
        <w:t xml:space="preserve"> </w:t>
      </w:r>
      <w:r w:rsidR="00356F6F">
        <w:rPr>
          <w:lang w:eastAsia="zh-CN"/>
        </w:rPr>
        <w:fldChar w:fldCharType="begin"/>
      </w:r>
      <w:r w:rsidR="00356F6F">
        <w:rPr>
          <w:lang w:eastAsia="zh-CN"/>
        </w:rPr>
        <w:instrText xml:space="preserve"> REF _Ref178254654 \h </w:instrText>
      </w:r>
      <w:r w:rsidR="00356F6F">
        <w:rPr>
          <w:lang w:eastAsia="zh-CN"/>
        </w:rPr>
      </w:r>
      <w:r w:rsidR="00356F6F">
        <w:rPr>
          <w:lang w:eastAsia="zh-CN"/>
        </w:rPr>
        <w:fldChar w:fldCharType="separate"/>
      </w:r>
      <w:r w:rsidR="00356F6F">
        <w:t xml:space="preserve">Figure </w:t>
      </w:r>
      <w:r w:rsidR="00356F6F">
        <w:rPr>
          <w:noProof/>
        </w:rPr>
        <w:t>3</w:t>
      </w:r>
      <w:r w:rsidR="00356F6F">
        <w:rPr>
          <w:lang w:eastAsia="zh-CN"/>
        </w:rPr>
        <w:fldChar w:fldCharType="end"/>
      </w:r>
      <w:r w:rsidRPr="00E75F9B">
        <w:rPr>
          <w:lang w:eastAsia="zh-CN"/>
        </w:rPr>
        <w:t>.</w:t>
      </w:r>
    </w:p>
    <w:p w14:paraId="3D4CF10D" w14:textId="42EF765D" w:rsidR="00585933" w:rsidRPr="00750E19" w:rsidRDefault="001801A8" w:rsidP="00750E19">
      <w:pPr>
        <w:pStyle w:val="MDPI52figure"/>
      </w:pPr>
      <w:commentRangeStart w:id="19"/>
      <w:r w:rsidRPr="00A63E07">
        <w:rPr>
          <w:noProof/>
        </w:rPr>
        <w:drawing>
          <wp:inline distT="0" distB="0" distL="0" distR="0" wp14:anchorId="2E9F0EE3" wp14:editId="5269DEEC">
            <wp:extent cx="5486400" cy="3017520"/>
            <wp:effectExtent l="0" t="0" r="0" b="5080"/>
            <wp:docPr id="1725563791" name="Picture 4" descr="A graph of a number of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63791" name="Picture 4" descr="A graph of a number of blue and orange line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017520"/>
                    </a:xfrm>
                    <a:prstGeom prst="rect">
                      <a:avLst/>
                    </a:prstGeom>
                    <a:noFill/>
                    <a:ln>
                      <a:noFill/>
                    </a:ln>
                  </pic:spPr>
                </pic:pic>
              </a:graphicData>
            </a:graphic>
          </wp:inline>
        </w:drawing>
      </w:r>
      <w:commentRangeEnd w:id="19"/>
      <w:r w:rsidR="00CC6650">
        <w:rPr>
          <w:rStyle w:val="CommentReference"/>
          <w:rFonts w:eastAsia="SimSun"/>
          <w:snapToGrid/>
          <w:lang w:eastAsia="zh-CN" w:bidi="ar-SA"/>
        </w:rPr>
        <w:commentReference w:id="19"/>
      </w:r>
    </w:p>
    <w:p w14:paraId="78823B08" w14:textId="2F92E020" w:rsidR="00076031" w:rsidRPr="00A63E07" w:rsidRDefault="005B23F1" w:rsidP="00750E19">
      <w:pPr>
        <w:pStyle w:val="MDPI51figurecaption"/>
      </w:pPr>
      <w:bookmarkStart w:id="20" w:name="_Ref178254654"/>
      <w:r>
        <w:t xml:space="preserve">Figure </w:t>
      </w:r>
      <w:r>
        <w:fldChar w:fldCharType="begin"/>
      </w:r>
      <w:r>
        <w:instrText xml:space="preserve"> SEQ Figure \* ARABIC </w:instrText>
      </w:r>
      <w:r>
        <w:fldChar w:fldCharType="separate"/>
      </w:r>
      <w:r w:rsidR="00AF095F">
        <w:t>3</w:t>
      </w:r>
      <w:r>
        <w:fldChar w:fldCharType="end"/>
      </w:r>
      <w:bookmarkEnd w:id="20"/>
      <w:r>
        <w:t xml:space="preserve"> </w:t>
      </w:r>
      <w:r w:rsidRPr="00A3432A">
        <w:t>Chapman baseflow separation results</w:t>
      </w:r>
    </w:p>
    <w:p w14:paraId="3A8F8F02" w14:textId="04C860A8" w:rsidR="00401B69" w:rsidRDefault="00044F7A" w:rsidP="00750E19">
      <w:pPr>
        <w:pStyle w:val="MDPI31text"/>
      </w:pPr>
      <w:r>
        <w:t>This standardized approach not only simplifies the use of individual methods but also facilitates comparative studies across multiple techniques, a crucial aspect in hydrological research where method selection can significantly impact results.</w:t>
      </w:r>
    </w:p>
    <w:p w14:paraId="23C237FA" w14:textId="77777777" w:rsidR="00750E19" w:rsidDel="00337AF7" w:rsidRDefault="00750E19" w:rsidP="00B11BA8">
      <w:pPr>
        <w:pStyle w:val="MDPI31text"/>
        <w:rPr>
          <w:del w:id="21" w:author="Norm Jones" w:date="2024-08-22T12:55:00Z"/>
          <w:lang w:eastAsia="zh-CN"/>
        </w:rPr>
      </w:pPr>
    </w:p>
    <w:p w14:paraId="06FF7D0F" w14:textId="56FAA47F" w:rsidR="00F22FCB" w:rsidRDefault="00130685" w:rsidP="001C24DF">
      <w:pPr>
        <w:pStyle w:val="MDPI22heading2"/>
      </w:pPr>
      <w:r>
        <w:t>Utility Functions</w:t>
      </w:r>
    </w:p>
    <w:p w14:paraId="7B88C2E2" w14:textId="2DB63297" w:rsidR="003166F8" w:rsidRPr="00314F3C" w:rsidRDefault="00EF0975" w:rsidP="00314F3C">
      <w:pPr>
        <w:pStyle w:val="MDPI31text"/>
        <w:rPr>
          <w:lang w:eastAsia="zh-CN"/>
        </w:rPr>
      </w:pPr>
      <w:r>
        <w:rPr>
          <w:lang w:eastAsia="zh-CN"/>
        </w:rPr>
        <w:t xml:space="preserve">For </w:t>
      </w:r>
      <w:r w:rsidR="00451286">
        <w:rPr>
          <w:lang w:eastAsia="zh-CN"/>
        </w:rPr>
        <w:t>the precise application, we add a</w:t>
      </w:r>
      <w:r w:rsidR="00314F3C">
        <w:rPr>
          <w:lang w:eastAsia="zh-CN"/>
        </w:rPr>
        <w:t xml:space="preserve"> utils.py file contain</w:t>
      </w:r>
      <w:r w:rsidR="00BF2927">
        <w:rPr>
          <w:lang w:eastAsia="zh-CN"/>
        </w:rPr>
        <w:t>ing</w:t>
      </w:r>
      <w:r w:rsidR="00314F3C">
        <w:rPr>
          <w:lang w:eastAsia="zh-CN"/>
        </w:rPr>
        <w:t xml:space="preserve"> several utility functions that are essential for preprocessing and analyzing streamflow data within the baseflow package</w:t>
      </w:r>
      <w:r w:rsidR="00AF1EEE">
        <w:rPr>
          <w:lang w:eastAsia="zh-CN"/>
        </w:rPr>
        <w:t xml:space="preserve"> (</w:t>
      </w:r>
      <w:r w:rsidR="00EA05E7">
        <w:rPr>
          <w:lang w:eastAsia="zh-CN"/>
        </w:rPr>
        <w:fldChar w:fldCharType="begin"/>
      </w:r>
      <w:r w:rsidR="00EA05E7">
        <w:rPr>
          <w:lang w:eastAsia="zh-CN"/>
        </w:rPr>
        <w:instrText xml:space="preserve"> REF _Ref178254741 \h </w:instrText>
      </w:r>
      <w:r w:rsidR="00EA05E7">
        <w:rPr>
          <w:lang w:eastAsia="zh-CN"/>
        </w:rPr>
      </w:r>
      <w:r w:rsidR="00EA05E7">
        <w:rPr>
          <w:lang w:eastAsia="zh-CN"/>
        </w:rPr>
        <w:fldChar w:fldCharType="separate"/>
      </w:r>
      <w:r w:rsidR="00EA05E7">
        <w:t xml:space="preserve">Table </w:t>
      </w:r>
      <w:r w:rsidR="00EA05E7">
        <w:rPr>
          <w:noProof/>
        </w:rPr>
        <w:t>2</w:t>
      </w:r>
      <w:r w:rsidR="00EA05E7">
        <w:rPr>
          <w:lang w:eastAsia="zh-CN"/>
        </w:rPr>
        <w:fldChar w:fldCharType="end"/>
      </w:r>
      <w:r w:rsidR="00314F3C">
        <w:rPr>
          <w:lang w:eastAsia="zh-CN"/>
        </w:rPr>
        <w:t>).</w:t>
      </w:r>
      <w:r w:rsidR="009F257C">
        <w:rPr>
          <w:lang w:eastAsia="zh-CN"/>
        </w:rPr>
        <w:t xml:space="preserve"> </w:t>
      </w:r>
    </w:p>
    <w:p w14:paraId="1FCB315B" w14:textId="245376AF" w:rsidR="008844B4" w:rsidRDefault="008844B4" w:rsidP="00586158">
      <w:pPr>
        <w:pStyle w:val="MDPI41tablecaption"/>
        <w:ind w:left="0"/>
      </w:pPr>
      <w:bookmarkStart w:id="22" w:name="_Ref178254741"/>
      <w:r>
        <w:t xml:space="preserve">Table </w:t>
      </w:r>
      <w:r>
        <w:fldChar w:fldCharType="begin"/>
      </w:r>
      <w:r>
        <w:instrText xml:space="preserve"> SEQ Table \* ARABIC </w:instrText>
      </w:r>
      <w:r>
        <w:fldChar w:fldCharType="separate"/>
      </w:r>
      <w:r>
        <w:t>2</w:t>
      </w:r>
      <w:r>
        <w:fldChar w:fldCharType="end"/>
      </w:r>
      <w:bookmarkEnd w:id="22"/>
      <w:r>
        <w:t xml:space="preserve"> Functions in Uility module</w:t>
      </w:r>
    </w:p>
    <w:tbl>
      <w:tblPr>
        <w:tblStyle w:val="MDPI41threelinetable"/>
        <w:tblW w:w="0" w:type="auto"/>
        <w:tblLook w:val="04A0" w:firstRow="1" w:lastRow="0" w:firstColumn="1" w:lastColumn="0" w:noHBand="0" w:noVBand="1"/>
      </w:tblPr>
      <w:tblGrid>
        <w:gridCol w:w="2614"/>
        <w:gridCol w:w="2614"/>
        <w:gridCol w:w="2614"/>
        <w:gridCol w:w="2614"/>
      </w:tblGrid>
      <w:tr w:rsidR="00514B87" w:rsidRPr="00B85459" w14:paraId="102B6FA2" w14:textId="77777777" w:rsidTr="00B85459">
        <w:trPr>
          <w:cnfStyle w:val="100000000000" w:firstRow="1" w:lastRow="0" w:firstColumn="0" w:lastColumn="0" w:oddVBand="0" w:evenVBand="0" w:oddHBand="0" w:evenHBand="0" w:firstRowFirstColumn="0" w:firstRowLastColumn="0" w:lastRowFirstColumn="0" w:lastRowLastColumn="0"/>
        </w:trPr>
        <w:tc>
          <w:tcPr>
            <w:tcW w:w="2614" w:type="dxa"/>
          </w:tcPr>
          <w:p w14:paraId="215EB1E8" w14:textId="6F415894" w:rsidR="00514B87" w:rsidRPr="00B85459" w:rsidRDefault="00773D85" w:rsidP="00B85459">
            <w:pPr>
              <w:pStyle w:val="MDPI42tablebody"/>
            </w:pPr>
            <w:r w:rsidRPr="00B85459">
              <w:t>Function</w:t>
            </w:r>
          </w:p>
        </w:tc>
        <w:tc>
          <w:tcPr>
            <w:tcW w:w="2614" w:type="dxa"/>
          </w:tcPr>
          <w:p w14:paraId="48DBE0EE" w14:textId="50464AB6" w:rsidR="00514B87" w:rsidRPr="00B85459" w:rsidRDefault="005469A9" w:rsidP="00B85459">
            <w:pPr>
              <w:pStyle w:val="MDPI42tablebody"/>
            </w:pPr>
            <w:r w:rsidRPr="00B85459">
              <w:t>Description</w:t>
            </w:r>
          </w:p>
        </w:tc>
        <w:tc>
          <w:tcPr>
            <w:tcW w:w="2614" w:type="dxa"/>
          </w:tcPr>
          <w:p w14:paraId="3650E786" w14:textId="78C755E6" w:rsidR="00514B87" w:rsidRPr="00B85459" w:rsidRDefault="00C867BD" w:rsidP="00B85459">
            <w:pPr>
              <w:pStyle w:val="MDPI42tablebody"/>
            </w:pPr>
            <w:r w:rsidRPr="00B85459">
              <w:t>Inputs</w:t>
            </w:r>
          </w:p>
        </w:tc>
        <w:tc>
          <w:tcPr>
            <w:tcW w:w="2614" w:type="dxa"/>
          </w:tcPr>
          <w:p w14:paraId="58CECA15" w14:textId="4EF5C33A" w:rsidR="00514B87" w:rsidRPr="00B85459" w:rsidRDefault="00A873C6" w:rsidP="00B85459">
            <w:pPr>
              <w:pStyle w:val="MDPI42tablebody"/>
            </w:pPr>
            <w:r w:rsidRPr="00B85459">
              <w:t>Outputs</w:t>
            </w:r>
          </w:p>
        </w:tc>
      </w:tr>
      <w:tr w:rsidR="00514B87" w:rsidRPr="00B85459" w14:paraId="5C28B66A" w14:textId="77777777" w:rsidTr="00B85459">
        <w:tc>
          <w:tcPr>
            <w:tcW w:w="2614" w:type="dxa"/>
          </w:tcPr>
          <w:p w14:paraId="6D6651D2" w14:textId="1AD7B60F" w:rsidR="00514B87" w:rsidRPr="00B85459" w:rsidRDefault="00EF7B3D" w:rsidP="00B85459">
            <w:pPr>
              <w:pStyle w:val="MDPI42tablebody"/>
            </w:pPr>
            <w:r w:rsidRPr="00B85459">
              <w:t>clean_streamflow</w:t>
            </w:r>
          </w:p>
        </w:tc>
        <w:tc>
          <w:tcPr>
            <w:tcW w:w="2614" w:type="dxa"/>
          </w:tcPr>
          <w:p w14:paraId="095DD96E" w14:textId="539E80EF" w:rsidR="00514B87" w:rsidRPr="00B85459" w:rsidRDefault="00E81129" w:rsidP="00B85459">
            <w:pPr>
              <w:pStyle w:val="MDPI42tablebody"/>
            </w:pPr>
            <w:r w:rsidRPr="00B85459">
              <w:t>Preprocesses streamflow data by removing invalid entries and retaining years with sufficient data points.</w:t>
            </w:r>
          </w:p>
        </w:tc>
        <w:tc>
          <w:tcPr>
            <w:tcW w:w="2614" w:type="dxa"/>
          </w:tcPr>
          <w:p w14:paraId="706B1944" w14:textId="48E9EF5E" w:rsidR="00514B87" w:rsidRPr="00B85459" w:rsidRDefault="009E3C1C" w:rsidP="00B85459">
            <w:pPr>
              <w:pStyle w:val="MDPI42tablebody"/>
            </w:pPr>
            <w:r w:rsidRPr="00B85459">
              <w:t>series (pandas.Series): The streamflow time series to be cleaned.</w:t>
            </w:r>
            <w:r w:rsidRPr="00B85459">
              <w:tab/>
            </w:r>
          </w:p>
        </w:tc>
        <w:tc>
          <w:tcPr>
            <w:tcW w:w="2614" w:type="dxa"/>
          </w:tcPr>
          <w:p w14:paraId="57B52A68" w14:textId="75364764" w:rsidR="00514B87" w:rsidRPr="00B85459" w:rsidRDefault="00B3355D" w:rsidP="00B85459">
            <w:pPr>
              <w:pStyle w:val="MDPI42tablebody"/>
            </w:pPr>
            <w:r w:rsidRPr="00B85459">
              <w:t>tuple: Cleaned streamflow values and corresponding dates.</w:t>
            </w:r>
          </w:p>
        </w:tc>
      </w:tr>
      <w:tr w:rsidR="00514B87" w:rsidRPr="00B85459" w14:paraId="441BE337" w14:textId="77777777" w:rsidTr="00B85459">
        <w:tc>
          <w:tcPr>
            <w:tcW w:w="2614" w:type="dxa"/>
          </w:tcPr>
          <w:p w14:paraId="20EAEA29" w14:textId="150697B9" w:rsidR="00514B87" w:rsidRPr="00B85459" w:rsidRDefault="00DC54E5" w:rsidP="00B85459">
            <w:pPr>
              <w:pStyle w:val="MDPI42tablebody"/>
            </w:pPr>
            <w:r w:rsidRPr="00B85459">
              <w:t>exist_ice</w:t>
            </w:r>
          </w:p>
        </w:tc>
        <w:tc>
          <w:tcPr>
            <w:tcW w:w="2614" w:type="dxa"/>
          </w:tcPr>
          <w:p w14:paraId="6F25DEB7" w14:textId="46B4C743" w:rsidR="00514B87" w:rsidRPr="00B85459" w:rsidRDefault="00AF1243" w:rsidP="00B85459">
            <w:pPr>
              <w:pStyle w:val="MDPI42tablebody"/>
            </w:pPr>
            <w:r w:rsidRPr="00B85459">
              <w:t>Identifies periods affected by ice conditions, providing a boolean mask for exclusion from analysis.</w:t>
            </w:r>
          </w:p>
        </w:tc>
        <w:tc>
          <w:tcPr>
            <w:tcW w:w="2614" w:type="dxa"/>
          </w:tcPr>
          <w:p w14:paraId="4C055F2C" w14:textId="77777777" w:rsidR="00514B87" w:rsidRPr="00B85459" w:rsidRDefault="008A57DD" w:rsidP="00B85459">
            <w:pPr>
              <w:pStyle w:val="MDPI42tablebody"/>
            </w:pPr>
            <w:r w:rsidRPr="00B85459">
              <w:t>date (datetime.datetime): The date to check.</w:t>
            </w:r>
          </w:p>
          <w:p w14:paraId="1ADDF8AF" w14:textId="60153DCB" w:rsidR="00D1798B" w:rsidRPr="00B85459" w:rsidRDefault="00D1798B" w:rsidP="00B85459">
            <w:pPr>
              <w:pStyle w:val="MDPI42tablebody"/>
            </w:pPr>
            <w:r w:rsidRPr="00B85459">
              <w:t>ice_period (tuple or numpy.ndarray): The ice period.</w:t>
            </w:r>
            <w:r w:rsidRPr="00B85459">
              <w:tab/>
            </w:r>
          </w:p>
        </w:tc>
        <w:tc>
          <w:tcPr>
            <w:tcW w:w="2614" w:type="dxa"/>
          </w:tcPr>
          <w:p w14:paraId="509A221F" w14:textId="3D8AA978" w:rsidR="00514B87" w:rsidRPr="00B85459" w:rsidRDefault="00EA7353" w:rsidP="00B85459">
            <w:pPr>
              <w:pStyle w:val="MDPI42tablebody"/>
            </w:pPr>
            <w:r w:rsidRPr="00B85459">
              <w:t>bool or numpy.ndarray: Boolean mask indicating ice presence.</w:t>
            </w:r>
          </w:p>
        </w:tc>
      </w:tr>
      <w:tr w:rsidR="00514B87" w:rsidRPr="00B85459" w14:paraId="362C6973" w14:textId="77777777" w:rsidTr="00B85459">
        <w:tc>
          <w:tcPr>
            <w:tcW w:w="2614" w:type="dxa"/>
          </w:tcPr>
          <w:p w14:paraId="7CE89AA8" w14:textId="0A52E3A2" w:rsidR="00514B87" w:rsidRPr="00B85459" w:rsidRDefault="00B673FA" w:rsidP="00B85459">
            <w:pPr>
              <w:pStyle w:val="MDPI42tablebody"/>
            </w:pPr>
            <w:r w:rsidRPr="00B85459">
              <w:t>moving_average</w:t>
            </w:r>
          </w:p>
        </w:tc>
        <w:tc>
          <w:tcPr>
            <w:tcW w:w="2614" w:type="dxa"/>
          </w:tcPr>
          <w:p w14:paraId="02820B88" w14:textId="338D0A2A" w:rsidR="00514B87" w:rsidRPr="00B85459" w:rsidRDefault="0053706C" w:rsidP="00B85459">
            <w:pPr>
              <w:pStyle w:val="MDPI42tablebody"/>
            </w:pPr>
            <w:r w:rsidRPr="00B85459">
              <w:t>Smooths time series data by calculating the average over a specified window.</w:t>
            </w:r>
          </w:p>
        </w:tc>
        <w:tc>
          <w:tcPr>
            <w:tcW w:w="2614" w:type="dxa"/>
          </w:tcPr>
          <w:p w14:paraId="5201147B" w14:textId="0AD676EE" w:rsidR="00514B87" w:rsidRPr="00B85459" w:rsidRDefault="00E37509" w:rsidP="00B85459">
            <w:pPr>
              <w:pStyle w:val="MDPI42tablebody"/>
            </w:pPr>
            <w:r w:rsidRPr="00B85459">
              <w:t>data (list): The data to be smoothed. window_size (int): The size of the moving window.</w:t>
            </w:r>
          </w:p>
        </w:tc>
        <w:tc>
          <w:tcPr>
            <w:tcW w:w="2614" w:type="dxa"/>
          </w:tcPr>
          <w:p w14:paraId="0E7B95BF" w14:textId="10298719" w:rsidR="00514B87" w:rsidRPr="00B85459" w:rsidRDefault="00A11433" w:rsidP="00B85459">
            <w:pPr>
              <w:pStyle w:val="MDPI42tablebody"/>
            </w:pPr>
            <w:r w:rsidRPr="00B85459">
              <w:t>list: The moving averages.</w:t>
            </w:r>
          </w:p>
        </w:tc>
      </w:tr>
      <w:tr w:rsidR="00514B87" w:rsidRPr="00B85459" w14:paraId="3749309C" w14:textId="77777777" w:rsidTr="00B85459">
        <w:tc>
          <w:tcPr>
            <w:tcW w:w="2614" w:type="dxa"/>
          </w:tcPr>
          <w:p w14:paraId="60D628EE" w14:textId="40E4696B" w:rsidR="00514B87" w:rsidRPr="00B85459" w:rsidRDefault="0097104B" w:rsidP="00B85459">
            <w:pPr>
              <w:pStyle w:val="MDPI42tablebody"/>
            </w:pPr>
            <w:r w:rsidRPr="00B85459">
              <w:t>multi_arange</w:t>
            </w:r>
          </w:p>
        </w:tc>
        <w:tc>
          <w:tcPr>
            <w:tcW w:w="2614" w:type="dxa"/>
          </w:tcPr>
          <w:p w14:paraId="12ED2F98" w14:textId="4CD15593" w:rsidR="00514B87" w:rsidRPr="00B85459" w:rsidRDefault="00AC1589" w:rsidP="00B85459">
            <w:pPr>
              <w:pStyle w:val="MDPI42tablebody"/>
            </w:pPr>
            <w:r w:rsidRPr="00B85459">
              <w:t>Generates a sequence of integers between specified start and stop values for each element in the input arrays.</w:t>
            </w:r>
          </w:p>
        </w:tc>
        <w:tc>
          <w:tcPr>
            <w:tcW w:w="2614" w:type="dxa"/>
          </w:tcPr>
          <w:p w14:paraId="3BA65069" w14:textId="77777777" w:rsidR="00514B87" w:rsidRPr="00B85459" w:rsidRDefault="008134EC" w:rsidP="00B85459">
            <w:pPr>
              <w:pStyle w:val="MDPI42tablebody"/>
            </w:pPr>
            <w:r w:rsidRPr="00B85459">
              <w:t>starts (numpy.ndarray): Start values.</w:t>
            </w:r>
          </w:p>
          <w:p w14:paraId="7AEB8659" w14:textId="77777777" w:rsidR="008134EC" w:rsidRPr="00B85459" w:rsidRDefault="008134EC" w:rsidP="00B85459">
            <w:pPr>
              <w:pStyle w:val="MDPI42tablebody"/>
            </w:pPr>
          </w:p>
          <w:p w14:paraId="30479ABC" w14:textId="6F25AF1C" w:rsidR="008134EC" w:rsidRPr="00B85459" w:rsidRDefault="002829D0" w:rsidP="00B85459">
            <w:pPr>
              <w:pStyle w:val="MDPI42tablebody"/>
            </w:pPr>
            <w:r w:rsidRPr="00B85459">
              <w:t>stops (numpy.ndarray): Stop values.</w:t>
            </w:r>
          </w:p>
        </w:tc>
        <w:tc>
          <w:tcPr>
            <w:tcW w:w="2614" w:type="dxa"/>
          </w:tcPr>
          <w:p w14:paraId="4607E0D5" w14:textId="675C5B1D" w:rsidR="00514B87" w:rsidRPr="00B85459" w:rsidRDefault="000842D5" w:rsidP="00B85459">
            <w:pPr>
              <w:pStyle w:val="MDPI42tablebody"/>
            </w:pPr>
            <w:r w:rsidRPr="00B85459">
              <w:t>numpy.ndarray: Sequence of integers.</w:t>
            </w:r>
          </w:p>
        </w:tc>
      </w:tr>
      <w:tr w:rsidR="00514B87" w:rsidRPr="00B85459" w14:paraId="443043A1" w14:textId="77777777" w:rsidTr="00B85459">
        <w:tc>
          <w:tcPr>
            <w:tcW w:w="2614" w:type="dxa"/>
          </w:tcPr>
          <w:p w14:paraId="0DDA935D" w14:textId="503DF83C" w:rsidR="00514B87" w:rsidRPr="00B85459" w:rsidRDefault="00C3183A" w:rsidP="00B85459">
            <w:pPr>
              <w:pStyle w:val="MDPI42tablebody"/>
            </w:pPr>
            <w:r w:rsidRPr="00B85459">
              <w:lastRenderedPageBreak/>
              <w:t>geo2imagexy</w:t>
            </w:r>
          </w:p>
        </w:tc>
        <w:tc>
          <w:tcPr>
            <w:tcW w:w="2614" w:type="dxa"/>
          </w:tcPr>
          <w:p w14:paraId="1553FD3A" w14:textId="5B93E8C0" w:rsidR="00514B87" w:rsidRPr="00B85459" w:rsidRDefault="00E367F1" w:rsidP="00B85459">
            <w:pPr>
              <w:pStyle w:val="MDPI42tablebody"/>
            </w:pPr>
            <w:r w:rsidRPr="00B85459">
              <w:t>Converts geographic coordinates into image coordinates for spatial data integration.</w:t>
            </w:r>
          </w:p>
        </w:tc>
        <w:tc>
          <w:tcPr>
            <w:tcW w:w="2614" w:type="dxa"/>
          </w:tcPr>
          <w:p w14:paraId="57A6C684" w14:textId="77777777" w:rsidR="00135504" w:rsidRPr="00B85459" w:rsidRDefault="00135504" w:rsidP="00B85459">
            <w:pPr>
              <w:pStyle w:val="MDPI42tablebody"/>
            </w:pPr>
            <w:r w:rsidRPr="00B85459">
              <w:t xml:space="preserve">x (float): The x-coordinate. </w:t>
            </w:r>
          </w:p>
          <w:p w14:paraId="7E185EF9" w14:textId="77777777" w:rsidR="00135504" w:rsidRPr="00B85459" w:rsidRDefault="00135504" w:rsidP="00B85459">
            <w:pPr>
              <w:pStyle w:val="MDPI42tablebody"/>
            </w:pPr>
          </w:p>
          <w:p w14:paraId="52265483" w14:textId="7DDF6450" w:rsidR="00514B87" w:rsidRPr="00B85459" w:rsidRDefault="00135504" w:rsidP="00B85459">
            <w:pPr>
              <w:pStyle w:val="MDPI42tablebody"/>
            </w:pPr>
            <w:r w:rsidRPr="00B85459">
              <w:t>y (float): The y-coordinate.</w:t>
            </w:r>
          </w:p>
        </w:tc>
        <w:tc>
          <w:tcPr>
            <w:tcW w:w="2614" w:type="dxa"/>
          </w:tcPr>
          <w:p w14:paraId="23851982" w14:textId="2431B1A7" w:rsidR="00514B87" w:rsidRPr="00B85459" w:rsidRDefault="002A2904" w:rsidP="00B85459">
            <w:pPr>
              <w:pStyle w:val="MDPI42tablebody"/>
            </w:pPr>
            <w:r w:rsidRPr="00B85459">
              <w:t>tuple: Column and row indices.</w:t>
            </w:r>
          </w:p>
        </w:tc>
      </w:tr>
      <w:tr w:rsidR="00514B87" w:rsidRPr="00B85459" w14:paraId="5FB48FBD" w14:textId="77777777" w:rsidTr="00B85459">
        <w:tc>
          <w:tcPr>
            <w:tcW w:w="2614" w:type="dxa"/>
          </w:tcPr>
          <w:p w14:paraId="0A9F4232" w14:textId="310DEDE8" w:rsidR="00514B87" w:rsidRPr="00B85459" w:rsidRDefault="00763C2A" w:rsidP="00B85459">
            <w:pPr>
              <w:pStyle w:val="MDPI42tablebody"/>
            </w:pPr>
            <w:r w:rsidRPr="00B85459">
              <w:t>format_method</w:t>
            </w:r>
          </w:p>
        </w:tc>
        <w:tc>
          <w:tcPr>
            <w:tcW w:w="2614" w:type="dxa"/>
          </w:tcPr>
          <w:p w14:paraId="1ABB2F50" w14:textId="2CF2669B" w:rsidR="00514B87" w:rsidRPr="00B85459" w:rsidRDefault="00DF0710" w:rsidP="00B85459">
            <w:pPr>
              <w:pStyle w:val="MDPI42tablebody"/>
            </w:pPr>
            <w:r w:rsidRPr="00B85459">
              <w:t>Standardizes the input method parameter into a consistent format for subsequent processing.</w:t>
            </w:r>
          </w:p>
        </w:tc>
        <w:tc>
          <w:tcPr>
            <w:tcW w:w="2614" w:type="dxa"/>
          </w:tcPr>
          <w:p w14:paraId="1A12DDEA" w14:textId="383D067C" w:rsidR="00514B87" w:rsidRPr="00B85459" w:rsidRDefault="00BC0035" w:rsidP="00B85459">
            <w:pPr>
              <w:pStyle w:val="MDPI42tablebody"/>
            </w:pPr>
            <w:r w:rsidRPr="00B85459">
              <w:t>method (str or list): The input method parameter.</w:t>
            </w:r>
          </w:p>
        </w:tc>
        <w:tc>
          <w:tcPr>
            <w:tcW w:w="2614" w:type="dxa"/>
          </w:tcPr>
          <w:p w14:paraId="60D82948" w14:textId="1AB5E018" w:rsidR="00514B87" w:rsidRPr="00B85459" w:rsidRDefault="00D86714" w:rsidP="00B85459">
            <w:pPr>
              <w:pStyle w:val="MDPI42tablebody"/>
            </w:pPr>
            <w:r w:rsidRPr="00B85459">
              <w:t>list: List of method names.</w:t>
            </w:r>
          </w:p>
        </w:tc>
      </w:tr>
      <w:tr w:rsidR="00514B87" w:rsidRPr="00B85459" w14:paraId="5C5F92A8" w14:textId="77777777" w:rsidTr="00B85459">
        <w:tc>
          <w:tcPr>
            <w:tcW w:w="2614" w:type="dxa"/>
          </w:tcPr>
          <w:p w14:paraId="2CFB24AC" w14:textId="7497B251" w:rsidR="00514B87" w:rsidRPr="00B85459" w:rsidRDefault="00640720" w:rsidP="00B85459">
            <w:pPr>
              <w:pStyle w:val="MDPI42tablebody"/>
            </w:pPr>
            <w:r w:rsidRPr="00B85459">
              <w:t>kge</w:t>
            </w:r>
          </w:p>
        </w:tc>
        <w:tc>
          <w:tcPr>
            <w:tcW w:w="2614" w:type="dxa"/>
          </w:tcPr>
          <w:p w14:paraId="39BA9A40" w14:textId="0A615F02" w:rsidR="00514B87" w:rsidRPr="00B85459" w:rsidRDefault="00D445F8" w:rsidP="00B85459">
            <w:pPr>
              <w:pStyle w:val="MDPI42tablebody"/>
            </w:pPr>
            <w:r w:rsidRPr="00B85459">
              <w:t>Calculates the Kling-Gupta Efficiency (KGE) and its components for evaluating hydrological model performance.</w:t>
            </w:r>
          </w:p>
        </w:tc>
        <w:tc>
          <w:tcPr>
            <w:tcW w:w="2614" w:type="dxa"/>
          </w:tcPr>
          <w:p w14:paraId="181549F1" w14:textId="77777777" w:rsidR="00B90675" w:rsidRPr="00B85459" w:rsidRDefault="00B90675" w:rsidP="00B85459">
            <w:pPr>
              <w:pStyle w:val="MDPI42tablebody"/>
            </w:pPr>
            <w:r w:rsidRPr="00B85459">
              <w:t xml:space="preserve">simulations (numpy.ndarray): Simulated data. </w:t>
            </w:r>
          </w:p>
          <w:p w14:paraId="5539905F" w14:textId="77777777" w:rsidR="00B90675" w:rsidRPr="00B85459" w:rsidRDefault="00B90675" w:rsidP="00B85459">
            <w:pPr>
              <w:pStyle w:val="MDPI42tablebody"/>
            </w:pPr>
          </w:p>
          <w:p w14:paraId="46BC52D4" w14:textId="03C26F6E" w:rsidR="00514B87" w:rsidRPr="00B85459" w:rsidRDefault="00B90675" w:rsidP="00B85459">
            <w:pPr>
              <w:pStyle w:val="MDPI42tablebody"/>
            </w:pPr>
            <w:r w:rsidRPr="00B85459">
              <w:t>evaluation (numpy.ndarray): Observed data.</w:t>
            </w:r>
          </w:p>
        </w:tc>
        <w:tc>
          <w:tcPr>
            <w:tcW w:w="2614" w:type="dxa"/>
          </w:tcPr>
          <w:p w14:paraId="41C27717" w14:textId="668FA28B" w:rsidR="00514B87" w:rsidRPr="00B85459" w:rsidRDefault="00AF484B" w:rsidP="00B85459">
            <w:pPr>
              <w:pStyle w:val="MDPI42tablebody"/>
            </w:pPr>
            <w:r w:rsidRPr="00B85459">
              <w:t>float: KGE value and its components.</w:t>
            </w:r>
          </w:p>
        </w:tc>
      </w:tr>
    </w:tbl>
    <w:p w14:paraId="3C4D5390" w14:textId="77777777" w:rsidR="00514B87" w:rsidRDefault="00514B87" w:rsidP="003166F8">
      <w:pPr>
        <w:pStyle w:val="MDPI31text"/>
        <w:rPr>
          <w:lang w:eastAsia="zh-CN"/>
        </w:rPr>
      </w:pPr>
    </w:p>
    <w:p w14:paraId="298AEFF1" w14:textId="299865BA" w:rsidR="003166F8" w:rsidRDefault="003166F8" w:rsidP="00F56F39">
      <w:pPr>
        <w:pStyle w:val="MDPI31text"/>
        <w:rPr>
          <w:lang w:eastAsia="zh-CN"/>
        </w:rPr>
      </w:pPr>
      <w:r>
        <w:rPr>
          <w:lang w:eastAsia="zh-CN"/>
        </w:rPr>
        <w:t>The clean_streamflow function preprocesses streamflow time series data by removing invalid entries and retaining only the years with enough valid data points, ensuring the dataset's reliability and robustness for subsequent analysis. The exist_ice function identifies periods within the dataset that are affected by ice conditions, providing a Boolean mask to facilitate the exclusion of these periods from analysis, which is crucial for maintaining the integrity of hydrological studies.</w:t>
      </w:r>
    </w:p>
    <w:p w14:paraId="3FC52AC5" w14:textId="72C98635" w:rsidR="003166F8" w:rsidRPr="00DE0B25" w:rsidRDefault="003166F8" w:rsidP="00DE0B25">
      <w:pPr>
        <w:pStyle w:val="MDPI31text"/>
        <w:rPr>
          <w:lang w:eastAsia="zh-CN"/>
        </w:rPr>
      </w:pPr>
      <w:r w:rsidRPr="00DE0B25">
        <w:t>To smooth time series data and highlight underlying trends, the moving_average function calculates the average over a specified window, making the data more interpretable and suitable for further analysis. The multi_arange function enhances the efficiency of data handling by generating a sequence of integers between specified start and stop values for each element in the input arrays, which is particularly useful for creating index ranges for batch processing in numerical computations.</w:t>
      </w:r>
    </w:p>
    <w:p w14:paraId="3CB57595" w14:textId="38876BD8" w:rsidR="003166F8" w:rsidRDefault="003166F8" w:rsidP="00DE0B25">
      <w:pPr>
        <w:pStyle w:val="MDPI31text"/>
        <w:rPr>
          <w:lang w:eastAsia="zh-CN"/>
        </w:rPr>
      </w:pPr>
      <w:r>
        <w:rPr>
          <w:lang w:eastAsia="zh-CN"/>
        </w:rPr>
        <w:t>For integrating spatial data with grid-based or image-based datasets, the geo2imagexy function converts geographic coordinates into image coordinates, enabling the visualization and analysis of geographic information within a unified framework. The format_method function standardizes the input method parameter into a consistent format, ensuring that the method list is prepared correctly for subsequent processing, which enhances the flexibility and usability of the package.</w:t>
      </w:r>
    </w:p>
    <w:p w14:paraId="4B656CB6" w14:textId="4E9FD9CA" w:rsidR="003166F8" w:rsidRDefault="003166F8" w:rsidP="00586158">
      <w:pPr>
        <w:pStyle w:val="MDPI31text"/>
      </w:pPr>
      <w:r>
        <w:t xml:space="preserve">Finally, the kge function calculates </w:t>
      </w:r>
      <w:commentRangeStart w:id="23"/>
      <w:r>
        <w:t>the Kling-Gupta Efficiency (KGE)</w:t>
      </w:r>
      <w:commentRangeEnd w:id="23"/>
      <w:r w:rsidR="00BB73C7">
        <w:rPr>
          <w:rStyle w:val="CommentReference"/>
          <w:rFonts w:eastAsia="SimSun"/>
          <w:snapToGrid/>
          <w:lang w:eastAsia="zh-CN" w:bidi="ar-SA"/>
        </w:rPr>
        <w:commentReference w:id="23"/>
      </w:r>
      <w:r>
        <w:t xml:space="preserve"> along with its components: correlation, variability ratio, and bias ratio. The KGE is a comprehensive metric for evaluating the performance of hydrological models, providing insights into the accuracy and reliability of simulated streamflow data compared to observed data.</w:t>
      </w:r>
    </w:p>
    <w:p w14:paraId="7C199A7F" w14:textId="77777777" w:rsidR="00586158" w:rsidRPr="009D4FAF" w:rsidDel="00337AF7" w:rsidRDefault="00586158" w:rsidP="009D4FAF">
      <w:pPr>
        <w:pStyle w:val="MDPI31text"/>
        <w:rPr>
          <w:del w:id="24" w:author="Norm Jones" w:date="2024-08-22T12:55:00Z"/>
          <w:lang w:eastAsia="zh-CN"/>
        </w:rPr>
      </w:pPr>
    </w:p>
    <w:p w14:paraId="72B17CF8" w14:textId="1F7AB9A4" w:rsidR="00861061" w:rsidRDefault="00EE49D0" w:rsidP="00FF7D25">
      <w:pPr>
        <w:pStyle w:val="MDPI21heading1"/>
        <w:rPr>
          <w:lang w:eastAsia="zh-CN"/>
        </w:rPr>
      </w:pPr>
      <w:r>
        <w:rPr>
          <w:lang w:eastAsia="zh-CN"/>
        </w:rPr>
        <w:t>Examples and Discussion</w:t>
      </w:r>
    </w:p>
    <w:p w14:paraId="5953BE82" w14:textId="75544FD4" w:rsidR="00EE49D0" w:rsidRPr="00C20C1A" w:rsidRDefault="00EE49D0" w:rsidP="00EE49D0">
      <w:pPr>
        <w:pStyle w:val="MDPI31text"/>
        <w:rPr>
          <w:shd w:val="pct15" w:color="auto" w:fill="FFFFFF"/>
          <w:lang w:eastAsia="zh-CN"/>
        </w:rPr>
      </w:pPr>
      <w:r w:rsidRPr="00C20C1A">
        <w:rPr>
          <w:shd w:val="pct15" w:color="auto" w:fill="FFFFFF"/>
        </w:rPr>
        <w:t>Pick a stream ga</w:t>
      </w:r>
      <w:r w:rsidR="00353F03" w:rsidRPr="00C20C1A">
        <w:rPr>
          <w:shd w:val="pct15" w:color="auto" w:fill="FFFFFF"/>
        </w:rPr>
        <w:t>u</w:t>
      </w:r>
      <w:r w:rsidRPr="00C20C1A">
        <w:rPr>
          <w:shd w:val="pct15" w:color="auto" w:fill="FFFFFF"/>
        </w:rPr>
        <w:t>ge hydrograph and show plots of results for several of the functions.</w:t>
      </w:r>
    </w:p>
    <w:p w14:paraId="09F2EA8A" w14:textId="77777777" w:rsidR="001254BC" w:rsidRDefault="001254BC" w:rsidP="003B478A">
      <w:pPr>
        <w:pStyle w:val="MDPI31text"/>
        <w:ind w:left="0" w:firstLine="0"/>
        <w:rPr>
          <w:lang w:eastAsia="zh-CN"/>
        </w:rPr>
      </w:pPr>
    </w:p>
    <w:p w14:paraId="34C3A07F" w14:textId="71FB33F4" w:rsidR="00F72D0D" w:rsidRPr="00FC1B16" w:rsidRDefault="00FF5848" w:rsidP="00FC1B16">
      <w:pPr>
        <w:pStyle w:val="MDPI22heading2"/>
      </w:pPr>
      <w:r>
        <w:t>development methods</w:t>
      </w:r>
    </w:p>
    <w:p w14:paraId="317A7D83" w14:textId="266DEA18" w:rsidR="00BE517E" w:rsidRDefault="00D7482C" w:rsidP="002F67AD">
      <w:pPr>
        <w:pStyle w:val="MDPI31text"/>
        <w:rPr>
          <w:lang w:eastAsia="zh-CN"/>
        </w:rPr>
      </w:pPr>
      <w:r w:rsidRPr="00D7482C">
        <w:t xml:space="preserve">This section briefly introduces the essential packages required to set up the baseflow package. The accompanying </w:t>
      </w:r>
      <w:r w:rsidR="00BD1026">
        <w:fldChar w:fldCharType="begin"/>
      </w:r>
      <w:r w:rsidR="00BD1026">
        <w:instrText xml:space="preserve"> REF _Ref178254939 \h </w:instrText>
      </w:r>
      <w:r w:rsidR="00BD1026">
        <w:fldChar w:fldCharType="separate"/>
      </w:r>
      <w:r w:rsidR="00BD1026">
        <w:t xml:space="preserve">Figure </w:t>
      </w:r>
      <w:r w:rsidR="00BD1026">
        <w:rPr>
          <w:noProof/>
        </w:rPr>
        <w:t>4</w:t>
      </w:r>
      <w:r w:rsidR="00BD1026">
        <w:fldChar w:fldCharType="end"/>
      </w:r>
      <w:r w:rsidR="00BD1026">
        <w:t xml:space="preserve"> </w:t>
      </w:r>
      <w:r w:rsidRPr="00D7482C">
        <w:t>illustrates all the necessary packages that constitute the baseflow package. These modules ensure that the package is both functional and reliable. We use commonly recognized abbreviations to keep it concise and accessible to a broader audience.</w:t>
      </w:r>
    </w:p>
    <w:p w14:paraId="3B93BF82" w14:textId="77777777" w:rsidR="004C6509" w:rsidRPr="00586158" w:rsidRDefault="00233FB5" w:rsidP="00586158">
      <w:pPr>
        <w:pStyle w:val="MDPI52figure"/>
      </w:pPr>
      <w:r w:rsidRPr="00233FB5">
        <w:rPr>
          <w:noProof/>
        </w:rPr>
        <w:lastRenderedPageBreak/>
        <w:drawing>
          <wp:inline distT="0" distB="0" distL="0" distR="0" wp14:anchorId="21D39934" wp14:editId="2EF7AE57">
            <wp:extent cx="3291840" cy="1508089"/>
            <wp:effectExtent l="0" t="0" r="0" b="3810"/>
            <wp:docPr id="816198270" name="Picture 5"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98270" name="Picture 5" descr="A screenshot of a computer code&#10;&#10;Description automatically generated"/>
                    <pic:cNvPicPr/>
                  </pic:nvPicPr>
                  <pic:blipFill>
                    <a:blip r:embed="rId19"/>
                    <a:stretch>
                      <a:fillRect/>
                    </a:stretch>
                  </pic:blipFill>
                  <pic:spPr>
                    <a:xfrm>
                      <a:off x="0" y="0"/>
                      <a:ext cx="3291840" cy="1508089"/>
                    </a:xfrm>
                    <a:prstGeom prst="rect">
                      <a:avLst/>
                    </a:prstGeom>
                  </pic:spPr>
                </pic:pic>
              </a:graphicData>
            </a:graphic>
          </wp:inline>
        </w:drawing>
      </w:r>
    </w:p>
    <w:p w14:paraId="7A580B64" w14:textId="43602A8F" w:rsidR="008B1135" w:rsidRDefault="004C6509" w:rsidP="00586158">
      <w:pPr>
        <w:pStyle w:val="MDPI51figurecaption"/>
      </w:pPr>
      <w:bookmarkStart w:id="25" w:name="_Ref178254939"/>
      <w:r>
        <w:t xml:space="preserve">Figure </w:t>
      </w:r>
      <w:r>
        <w:fldChar w:fldCharType="begin"/>
      </w:r>
      <w:r>
        <w:instrText xml:space="preserve"> SEQ Figure \* ARABIC </w:instrText>
      </w:r>
      <w:r>
        <w:fldChar w:fldCharType="separate"/>
      </w:r>
      <w:r w:rsidR="00AF095F">
        <w:t>4</w:t>
      </w:r>
      <w:r>
        <w:fldChar w:fldCharType="end"/>
      </w:r>
      <w:bookmarkEnd w:id="25"/>
      <w:r>
        <w:t xml:space="preserve"> </w:t>
      </w:r>
      <w:r w:rsidRPr="008D5080">
        <w:t>Necessary package to set up baseflow package</w:t>
      </w:r>
      <w:r w:rsidR="00586158">
        <w:t>.</w:t>
      </w:r>
    </w:p>
    <w:p w14:paraId="6B8869A9" w14:textId="2CA5A01F" w:rsidR="00FF63F7" w:rsidRDefault="00586158" w:rsidP="004A1CFE">
      <w:pPr>
        <w:pStyle w:val="MDPI22heading2"/>
      </w:pPr>
      <w:r>
        <w:t>D</w:t>
      </w:r>
      <w:r w:rsidR="00FF63F7">
        <w:t>ata preparation</w:t>
      </w:r>
    </w:p>
    <w:p w14:paraId="3C96D0FF" w14:textId="54DB2BAD" w:rsidR="00B77FCD" w:rsidRDefault="00B77FCD" w:rsidP="00B77FCD">
      <w:pPr>
        <w:pStyle w:val="MDPI31text"/>
      </w:pPr>
      <w:r>
        <w:t>Unlike some other online tools or local scripts that require users to manually open their local data files—a process that can be time-consuming and challenging with large datasets—we offer multiple methods for data preparation.</w:t>
      </w:r>
    </w:p>
    <w:p w14:paraId="2AA65E43" w14:textId="15F081B8" w:rsidR="00B77FCD" w:rsidRDefault="00B77FCD" w:rsidP="00B77FCD">
      <w:pPr>
        <w:pStyle w:val="MDPI31text"/>
      </w:pPr>
      <w:r>
        <w:t>After installation, users can input their local data files in CSV format or any other format, as the reading functions in the code can be modified to accommodate different formats. Additionally, the package supports processing data for both single and multiple stations, allowing users to upload individual files or files containing data from multiple stations.</w:t>
      </w:r>
    </w:p>
    <w:p w14:paraId="3B670814" w14:textId="564E38FF" w:rsidR="00B55F71" w:rsidRDefault="00B77FCD" w:rsidP="00CC071D">
      <w:pPr>
        <w:pStyle w:val="MDPI31text"/>
      </w:pPr>
      <w:r>
        <w:t>Second, we provide code in the Colab Notebook examples that enables users to retrieve daily streamflow data directly from the USGS website. By simply entering the station ID, start date, and end date, users can obtain clean streamflow data, free from any extraneous text, in a format that is ready for immediate use in subsequent calculation steps. This data is already structured to match our input format requirements.</w:t>
      </w:r>
    </w:p>
    <w:p w14:paraId="50085851" w14:textId="339FE3E5" w:rsidR="00B55F71" w:rsidRDefault="00586158" w:rsidP="00B55F71">
      <w:pPr>
        <w:pStyle w:val="MDPI22heading2"/>
      </w:pPr>
      <w:r>
        <w:t>P</w:t>
      </w:r>
      <w:r w:rsidR="00B55F71">
        <w:t>re-processing</w:t>
      </w:r>
    </w:p>
    <w:p w14:paraId="6E59D7A6" w14:textId="5CD364B4" w:rsidR="00731A69" w:rsidRDefault="00731A69" w:rsidP="00FA2C85">
      <w:pPr>
        <w:pStyle w:val="MDPI31text"/>
        <w:rPr>
          <w:lang w:eastAsia="zh-CN"/>
        </w:rPr>
      </w:pPr>
      <w:r>
        <w:t>Once the original streamflow data has been input, it is crucial to perform pre-processing to ensure the data's quality and reliability before proceeding with further analysis. To facilitate this, we provide a function called clean_streamflow in the utils module that handles the data preparation.</w:t>
      </w:r>
    </w:p>
    <w:p w14:paraId="74066E68" w14:textId="30A169C5" w:rsidR="00731A69" w:rsidRDefault="00731A69" w:rsidP="00FA2C85">
      <w:pPr>
        <w:pStyle w:val="MDPI31text"/>
        <w:rPr>
          <w:lang w:eastAsia="zh-CN"/>
        </w:rPr>
      </w:pPr>
      <w:r>
        <w:t>The clean_streamflow function first removes any NaN values, which typically indicate missing observations or errors on those particular days. This step is essential to avoid inaccuracies in the subsequent analysis. Additionally, to ensure the robustness of the dataset, the function filters out any years with fewer than 120 recorded days (approximately one-third of a year). This threshold helps guarantee that the time series contains sufficient data points for meaningful analysis.</w:t>
      </w:r>
    </w:p>
    <w:p w14:paraId="67C38B63" w14:textId="48225D2A" w:rsidR="00FA2C85" w:rsidRDefault="00731A69" w:rsidP="00CC071D">
      <w:pPr>
        <w:pStyle w:val="MDPI31text"/>
        <w:rPr>
          <w:lang w:eastAsia="zh-CN"/>
        </w:rPr>
      </w:pPr>
      <w:r>
        <w:t>After cleaning the data, the function rearranges the streamflow values in chronological order, aligning them with their corresponding dates. This organized and cleaned dataset is then ready for use in further baseflow separation and other hydrological analyses.</w:t>
      </w:r>
    </w:p>
    <w:p w14:paraId="0DAE20FF" w14:textId="10CDBE29" w:rsidR="00521F6D" w:rsidRDefault="006D55FD" w:rsidP="00521F6D">
      <w:pPr>
        <w:pStyle w:val="MDPI22heading2"/>
      </w:pPr>
      <w:r>
        <w:t>Example usage</w:t>
      </w:r>
    </w:p>
    <w:p w14:paraId="3E064F78" w14:textId="539B6D2C" w:rsidR="00CD7DCE" w:rsidRDefault="00CD7DCE" w:rsidP="00CD7DCE">
      <w:pPr>
        <w:pStyle w:val="MDPI31text"/>
        <w:rPr>
          <w:lang w:eastAsia="zh-CN"/>
        </w:rPr>
      </w:pPr>
      <w:r>
        <w:rPr>
          <w:lang w:eastAsia="zh-CN"/>
        </w:rPr>
        <w:t>On our documentation website, users can find links to Google Colab Notebooks that provide practical examples of how to use the package. We offer Notebooks for both single station and multiple station analyses, each accompanied by detailed descriptions of every step. These examples are designed to be interactive, allowing users to adjust parameters specific to their datasets and obtain results directly online.</w:t>
      </w:r>
    </w:p>
    <w:p w14:paraId="5610522B" w14:textId="02D74804" w:rsidR="00CD7DCE" w:rsidRDefault="00CD7DCE" w:rsidP="00CD7DCE">
      <w:pPr>
        <w:pStyle w:val="MDPI31text"/>
        <w:rPr>
          <w:lang w:eastAsia="zh-CN"/>
        </w:rPr>
      </w:pPr>
      <w:r>
        <w:rPr>
          <w:lang w:eastAsia="zh-CN"/>
        </w:rPr>
        <w:t>As mentioned earlier, there are two primary methods for preparing the input streamflow data: using local files or retrieving data directly from the USGS website. For users who choose to upload their local datasets, we</w:t>
      </w:r>
      <w:r w:rsidR="00C439E9">
        <w:rPr>
          <w:lang w:eastAsia="zh-CN"/>
        </w:rPr>
        <w:t xml:space="preserve"> have</w:t>
      </w:r>
      <w:r>
        <w:rPr>
          <w:lang w:eastAsia="zh-CN"/>
        </w:rPr>
        <w:t xml:space="preserve"> made the process even more accessible by including a sample CSV file within the package. This example file allows users to quickly experience the usage procedure and explore the features of the package without needing to prepare their own data initially.</w:t>
      </w:r>
    </w:p>
    <w:p w14:paraId="5411261E" w14:textId="54A76D0A" w:rsidR="0096757C" w:rsidRDefault="0096757C" w:rsidP="001F2BC5">
      <w:pPr>
        <w:pStyle w:val="MDPI31text"/>
        <w:rPr>
          <w:lang w:eastAsia="zh-CN"/>
        </w:rPr>
      </w:pPr>
      <w:r>
        <w:lastRenderedPageBreak/>
        <w:t>In the single station example, it focuses on a single station, demonstrating two methods to obtain data: using a local file and retrieving data from the USGS API.</w:t>
      </w:r>
    </w:p>
    <w:p w14:paraId="68988533" w14:textId="3F85BE5B" w:rsidR="005B0A31" w:rsidRDefault="008A27AF" w:rsidP="00D47925">
      <w:pPr>
        <w:pStyle w:val="MDPI31text"/>
        <w:rPr>
          <w:lang w:eastAsia="zh-CN"/>
        </w:rPr>
      </w:pPr>
      <w:r w:rsidRPr="008A27AF">
        <w:rPr>
          <w:lang w:eastAsia="zh-CN"/>
        </w:rPr>
        <w:t>For the local file method, the file can be added to the sidebar in the Colab interactive graphical tool</w:t>
      </w:r>
      <w:r>
        <w:rPr>
          <w:rFonts w:hint="eastAsia"/>
          <w:lang w:eastAsia="zh-CN"/>
        </w:rPr>
        <w:t xml:space="preserve"> in</w:t>
      </w:r>
      <w:r>
        <w:rPr>
          <w:lang w:eastAsia="zh-CN"/>
        </w:rPr>
        <w:t xml:space="preserve"> this example</w:t>
      </w:r>
      <w:r w:rsidR="007B0108">
        <w:rPr>
          <w:lang w:eastAsia="zh-CN"/>
        </w:rPr>
        <w:t xml:space="preserve"> (</w:t>
      </w:r>
      <w:r w:rsidR="00162694">
        <w:rPr>
          <w:lang w:eastAsia="zh-CN"/>
        </w:rPr>
        <w:fldChar w:fldCharType="begin"/>
      </w:r>
      <w:r w:rsidR="00162694">
        <w:rPr>
          <w:lang w:eastAsia="zh-CN"/>
        </w:rPr>
        <w:instrText xml:space="preserve"> REF _Ref178255079 \h </w:instrText>
      </w:r>
      <w:r w:rsidR="00162694">
        <w:rPr>
          <w:lang w:eastAsia="zh-CN"/>
        </w:rPr>
      </w:r>
      <w:r w:rsidR="00162694">
        <w:rPr>
          <w:lang w:eastAsia="zh-CN"/>
        </w:rPr>
        <w:fldChar w:fldCharType="separate"/>
      </w:r>
      <w:r w:rsidR="00162694">
        <w:t xml:space="preserve">Figure </w:t>
      </w:r>
      <w:r w:rsidR="00162694">
        <w:rPr>
          <w:noProof/>
        </w:rPr>
        <w:t>5</w:t>
      </w:r>
      <w:r w:rsidR="00162694">
        <w:rPr>
          <w:lang w:eastAsia="zh-CN"/>
        </w:rPr>
        <w:fldChar w:fldCharType="end"/>
      </w:r>
      <w:r w:rsidR="007B0108">
        <w:rPr>
          <w:lang w:eastAsia="zh-CN"/>
        </w:rPr>
        <w:t>)</w:t>
      </w:r>
      <w:r w:rsidRPr="008A27AF">
        <w:rPr>
          <w:lang w:eastAsia="zh-CN"/>
        </w:rPr>
        <w:t>. This file should be in CSV format, containing two columns: date and streamflow.</w:t>
      </w:r>
    </w:p>
    <w:p w14:paraId="23783AA2" w14:textId="77777777" w:rsidR="00162694" w:rsidRPr="00586158" w:rsidRDefault="005B0A31" w:rsidP="00586158">
      <w:pPr>
        <w:pStyle w:val="MDPI52figure"/>
      </w:pPr>
      <w:r w:rsidRPr="005B0A31">
        <w:rPr>
          <w:noProof/>
        </w:rPr>
        <w:drawing>
          <wp:inline distT="0" distB="0" distL="0" distR="0" wp14:anchorId="38AF4126" wp14:editId="48D67BC5">
            <wp:extent cx="2286000" cy="1522338"/>
            <wp:effectExtent l="0" t="0" r="0" b="1905"/>
            <wp:docPr id="56697515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75156" name="Picture 7" descr="A screenshot of a computer&#10;&#10;Description automatically generated"/>
                    <pic:cNvPicPr/>
                  </pic:nvPicPr>
                  <pic:blipFill rotWithShape="1">
                    <a:blip r:embed="rId20"/>
                    <a:srcRect r="1952"/>
                    <a:stretch/>
                  </pic:blipFill>
                  <pic:spPr bwMode="auto">
                    <a:xfrm>
                      <a:off x="0" y="0"/>
                      <a:ext cx="2286000" cy="1522338"/>
                    </a:xfrm>
                    <a:prstGeom prst="rect">
                      <a:avLst/>
                    </a:prstGeom>
                    <a:ln>
                      <a:noFill/>
                    </a:ln>
                    <a:extLst>
                      <a:ext uri="{53640926-AAD7-44D8-BBD7-CCE9431645EC}">
                        <a14:shadowObscured xmlns:a14="http://schemas.microsoft.com/office/drawing/2010/main"/>
                      </a:ext>
                    </a:extLst>
                  </pic:spPr>
                </pic:pic>
              </a:graphicData>
            </a:graphic>
          </wp:inline>
        </w:drawing>
      </w:r>
    </w:p>
    <w:p w14:paraId="6A7B5C6E" w14:textId="06BA9C07" w:rsidR="00694CAC" w:rsidRDefault="00162694" w:rsidP="00586158">
      <w:pPr>
        <w:pStyle w:val="MDPI51figurecaption"/>
      </w:pPr>
      <w:bookmarkStart w:id="26" w:name="_Ref178255079"/>
      <w:r>
        <w:t xml:space="preserve">Figure </w:t>
      </w:r>
      <w:r>
        <w:fldChar w:fldCharType="begin"/>
      </w:r>
      <w:r>
        <w:instrText xml:space="preserve"> SEQ Figure \* ARABIC </w:instrText>
      </w:r>
      <w:r>
        <w:fldChar w:fldCharType="separate"/>
      </w:r>
      <w:r w:rsidR="00AF095F">
        <w:t>5</w:t>
      </w:r>
      <w:r>
        <w:fldChar w:fldCharType="end"/>
      </w:r>
      <w:bookmarkEnd w:id="26"/>
      <w:r w:rsidR="00586158">
        <w:t xml:space="preserve">. </w:t>
      </w:r>
      <w:r w:rsidRPr="00DB6302">
        <w:t>Upload your own data</w:t>
      </w:r>
      <w:r w:rsidR="00586158">
        <w:t>.</w:t>
      </w:r>
    </w:p>
    <w:p w14:paraId="3CD95BD8" w14:textId="5C285FBA" w:rsidR="00EF026E" w:rsidRDefault="00EF026E" w:rsidP="001F2BC5">
      <w:pPr>
        <w:pStyle w:val="MDPI31text"/>
        <w:rPr>
          <w:lang w:eastAsia="zh-CN"/>
        </w:rPr>
      </w:pPr>
      <w:r w:rsidRPr="00EF026E">
        <w:rPr>
          <w:lang w:eastAsia="zh-CN"/>
        </w:rPr>
        <w:t>The package's 'example.csv' serves as an illustration. The 'pd.read_csv' function from the Pandas package is employed to examine the file's content. The example data content is presented as follows:</w:t>
      </w:r>
    </w:p>
    <w:p w14:paraId="20936C10" w14:textId="77777777" w:rsidR="008A58A9" w:rsidRPr="00586158" w:rsidRDefault="001F2BC5" w:rsidP="00586158">
      <w:pPr>
        <w:pStyle w:val="MDPI52figure"/>
      </w:pPr>
      <w:r w:rsidRPr="001F2BC5">
        <w:rPr>
          <w:noProof/>
        </w:rPr>
        <w:drawing>
          <wp:inline distT="0" distB="0" distL="0" distR="0" wp14:anchorId="1AE546B6" wp14:editId="68D665F1">
            <wp:extent cx="4297680" cy="2259306"/>
            <wp:effectExtent l="0" t="0" r="0" b="1905"/>
            <wp:docPr id="133664815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98581" name="Picture 6" descr="A screenshot of a computer&#10;&#10;Description automatically generated"/>
                    <pic:cNvPicPr/>
                  </pic:nvPicPr>
                  <pic:blipFill>
                    <a:blip r:embed="rId21"/>
                    <a:stretch>
                      <a:fillRect/>
                    </a:stretch>
                  </pic:blipFill>
                  <pic:spPr>
                    <a:xfrm>
                      <a:off x="0" y="0"/>
                      <a:ext cx="4297680" cy="2259306"/>
                    </a:xfrm>
                    <a:prstGeom prst="rect">
                      <a:avLst/>
                    </a:prstGeom>
                  </pic:spPr>
                </pic:pic>
              </a:graphicData>
            </a:graphic>
          </wp:inline>
        </w:drawing>
      </w:r>
    </w:p>
    <w:p w14:paraId="1CC5BEDF" w14:textId="1256F1A2" w:rsidR="008A58A9" w:rsidRDefault="008A58A9" w:rsidP="00586158">
      <w:pPr>
        <w:pStyle w:val="MDPI51figurecaption"/>
      </w:pPr>
      <w:r>
        <w:t xml:space="preserve">Figure </w:t>
      </w:r>
      <w:r>
        <w:fldChar w:fldCharType="begin"/>
      </w:r>
      <w:r>
        <w:instrText xml:space="preserve"> SEQ Figure \* ARABIC </w:instrText>
      </w:r>
      <w:r>
        <w:fldChar w:fldCharType="separate"/>
      </w:r>
      <w:r w:rsidR="00AF095F">
        <w:t>6</w:t>
      </w:r>
      <w:r>
        <w:fldChar w:fldCharType="end"/>
      </w:r>
      <w:r>
        <w:t xml:space="preserve"> </w:t>
      </w:r>
      <w:r w:rsidRPr="00CC263B">
        <w:t>The content of the example data</w:t>
      </w:r>
    </w:p>
    <w:p w14:paraId="44A29483" w14:textId="520B828E" w:rsidR="00A626F8" w:rsidRDefault="006E6EF1" w:rsidP="002A14E0">
      <w:pPr>
        <w:pStyle w:val="MDPI31text"/>
        <w:rPr>
          <w:noProof/>
          <w:lang w:eastAsia="zh-CN"/>
        </w:rPr>
      </w:pPr>
      <w:r>
        <w:t>For the USGS API, station ID 01636500 at Shenandoah River in Millville, WV is used as an illustrative example.</w:t>
      </w:r>
      <w:r w:rsidR="001F2BC5" w:rsidRPr="001F2BC5">
        <w:rPr>
          <w:noProof/>
        </w:rPr>
        <w:t xml:space="preserve"> </w:t>
      </w:r>
      <w:r w:rsidR="009B6E21">
        <w:rPr>
          <w:noProof/>
        </w:rPr>
        <w:t xml:space="preserve">We just need to type the information of the site you want showed in the following </w:t>
      </w:r>
      <w:r w:rsidR="00AE3A09">
        <w:rPr>
          <w:noProof/>
        </w:rPr>
        <w:t>code block</w:t>
      </w:r>
      <w:r w:rsidR="00B91813">
        <w:rPr>
          <w:noProof/>
        </w:rPr>
        <w:t xml:space="preserve"> (</w:t>
      </w:r>
      <w:r w:rsidR="005B42A0">
        <w:rPr>
          <w:noProof/>
        </w:rPr>
        <w:fldChar w:fldCharType="begin"/>
      </w:r>
      <w:r w:rsidR="005B42A0">
        <w:rPr>
          <w:noProof/>
        </w:rPr>
        <w:instrText xml:space="preserve"> REF _Ref178255210 \h </w:instrText>
      </w:r>
      <w:r w:rsidR="005B42A0">
        <w:rPr>
          <w:noProof/>
        </w:rPr>
      </w:r>
      <w:r w:rsidR="005B42A0">
        <w:rPr>
          <w:noProof/>
        </w:rPr>
        <w:fldChar w:fldCharType="separate"/>
      </w:r>
      <w:r w:rsidR="005B42A0">
        <w:t xml:space="preserve">Figure </w:t>
      </w:r>
      <w:r w:rsidR="005B42A0">
        <w:rPr>
          <w:noProof/>
        </w:rPr>
        <w:t>7</w:t>
      </w:r>
      <w:r w:rsidR="005B42A0">
        <w:rPr>
          <w:noProof/>
        </w:rPr>
        <w:fldChar w:fldCharType="end"/>
      </w:r>
      <w:r w:rsidR="00B91813">
        <w:rPr>
          <w:noProof/>
        </w:rPr>
        <w:t>)</w:t>
      </w:r>
      <w:r w:rsidR="00606894">
        <w:rPr>
          <w:noProof/>
        </w:rPr>
        <w:t>. And it will come back with the link of this site data from USGS, and format it to the DataFram</w:t>
      </w:r>
      <w:r w:rsidR="00007A93">
        <w:rPr>
          <w:noProof/>
        </w:rPr>
        <w:t>e</w:t>
      </w:r>
      <w:r w:rsidR="00606894">
        <w:rPr>
          <w:noProof/>
        </w:rPr>
        <w:t xml:space="preserve"> </w:t>
      </w:r>
      <w:r w:rsidR="00620798">
        <w:rPr>
          <w:noProof/>
        </w:rPr>
        <w:t xml:space="preserve">with </w:t>
      </w:r>
      <w:r w:rsidR="007B76F3">
        <w:rPr>
          <w:noProof/>
        </w:rPr>
        <w:t>date and streamflow as the same format as the way of local file.</w:t>
      </w:r>
    </w:p>
    <w:p w14:paraId="474EA1E9" w14:textId="77777777" w:rsidR="00615F9D" w:rsidRDefault="00A626F8" w:rsidP="00615F9D">
      <w:pPr>
        <w:pStyle w:val="MDPI52figure"/>
        <w:keepNext/>
      </w:pPr>
      <w:r w:rsidRPr="00F52716">
        <w:rPr>
          <w:noProof/>
        </w:rPr>
        <w:lastRenderedPageBreak/>
        <w:drawing>
          <wp:inline distT="0" distB="0" distL="0" distR="0" wp14:anchorId="170A0CA7" wp14:editId="0EAB8B45">
            <wp:extent cx="3538331" cy="1828736"/>
            <wp:effectExtent l="0" t="0" r="5080" b="635"/>
            <wp:docPr id="79741727" name="Picture 7974172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1727" name="Picture 79741727" descr="A screenshot of a computer&#10;&#10;Description automatically generated"/>
                    <pic:cNvPicPr/>
                  </pic:nvPicPr>
                  <pic:blipFill rotWithShape="1">
                    <a:blip r:embed="rId22"/>
                    <a:srcRect r="4126"/>
                    <a:stretch/>
                  </pic:blipFill>
                  <pic:spPr bwMode="auto">
                    <a:xfrm>
                      <a:off x="0" y="0"/>
                      <a:ext cx="3538456" cy="1828800"/>
                    </a:xfrm>
                    <a:prstGeom prst="rect">
                      <a:avLst/>
                    </a:prstGeom>
                    <a:ln>
                      <a:noFill/>
                    </a:ln>
                    <a:extLst>
                      <a:ext uri="{53640926-AAD7-44D8-BBD7-CCE9431645EC}">
                        <a14:shadowObscured xmlns:a14="http://schemas.microsoft.com/office/drawing/2010/main"/>
                      </a:ext>
                    </a:extLst>
                  </pic:spPr>
                </pic:pic>
              </a:graphicData>
            </a:graphic>
          </wp:inline>
        </w:drawing>
      </w:r>
    </w:p>
    <w:p w14:paraId="110A7514" w14:textId="5C076CC6" w:rsidR="00741D8D" w:rsidRDefault="00615F9D" w:rsidP="00615F9D">
      <w:pPr>
        <w:pStyle w:val="MDPI511onefigurecaption"/>
      </w:pPr>
      <w:bookmarkStart w:id="27" w:name="_Ref178255210"/>
      <w:r>
        <w:t xml:space="preserve">Figure </w:t>
      </w:r>
      <w:r>
        <w:fldChar w:fldCharType="begin"/>
      </w:r>
      <w:r>
        <w:instrText xml:space="preserve"> SEQ Figure \* ARABIC </w:instrText>
      </w:r>
      <w:r>
        <w:fldChar w:fldCharType="separate"/>
      </w:r>
      <w:r w:rsidR="00AF095F">
        <w:t>7</w:t>
      </w:r>
      <w:r>
        <w:fldChar w:fldCharType="end"/>
      </w:r>
      <w:bookmarkEnd w:id="27"/>
      <w:r>
        <w:t xml:space="preserve"> </w:t>
      </w:r>
      <w:r w:rsidRPr="00EE0A38">
        <w:t>Type the required input</w:t>
      </w:r>
    </w:p>
    <w:p w14:paraId="4A1D7FA0" w14:textId="572D9E81" w:rsidR="00916F87" w:rsidRDefault="0019411A" w:rsidP="0065708A">
      <w:pPr>
        <w:pStyle w:val="MDPI31text"/>
      </w:pPr>
      <w:r>
        <w:fldChar w:fldCharType="begin"/>
      </w:r>
      <w:r>
        <w:instrText xml:space="preserve"> REF _Ref178255563 \h </w:instrText>
      </w:r>
      <w:r>
        <w:fldChar w:fldCharType="separate"/>
      </w:r>
      <w:r>
        <w:t xml:space="preserve">Figure </w:t>
      </w:r>
      <w:r>
        <w:rPr>
          <w:noProof/>
        </w:rPr>
        <w:t>8</w:t>
      </w:r>
      <w:r>
        <w:fldChar w:fldCharType="end"/>
      </w:r>
      <w:r>
        <w:t xml:space="preserve"> </w:t>
      </w:r>
      <w:r w:rsidR="000E5B99" w:rsidRPr="000E5B99">
        <w:t>illustrates the time series of daily streamflow data from this station within the selected time range, post data cleaning.</w:t>
      </w:r>
    </w:p>
    <w:p w14:paraId="72E2A2DA" w14:textId="77777777" w:rsidR="0019411A" w:rsidRDefault="000A356D" w:rsidP="0019411A">
      <w:pPr>
        <w:pStyle w:val="MDPI52figure"/>
        <w:keepNext/>
      </w:pPr>
      <w:r>
        <w:rPr>
          <w:noProof/>
        </w:rPr>
        <w:drawing>
          <wp:inline distT="0" distB="0" distL="0" distR="0" wp14:anchorId="21E60414" wp14:editId="4BD16C51">
            <wp:extent cx="4749874" cy="1894776"/>
            <wp:effectExtent l="0" t="0" r="0" b="0"/>
            <wp:docPr id="1585737541" name="Picture 1" descr="A graph of a ri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37541" name="Picture 1" descr="A graph of a riv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57873" cy="1937858"/>
                    </a:xfrm>
                    <a:prstGeom prst="rect">
                      <a:avLst/>
                    </a:prstGeom>
                    <a:noFill/>
                    <a:ln>
                      <a:noFill/>
                    </a:ln>
                  </pic:spPr>
                </pic:pic>
              </a:graphicData>
            </a:graphic>
          </wp:inline>
        </w:drawing>
      </w:r>
    </w:p>
    <w:p w14:paraId="44894A75" w14:textId="225D5AAE" w:rsidR="00FD2F8B" w:rsidRDefault="0019411A" w:rsidP="004C12DA">
      <w:pPr>
        <w:pStyle w:val="MDPI511onefigurecaption"/>
      </w:pPr>
      <w:bookmarkStart w:id="28" w:name="_Ref178255563"/>
      <w:r>
        <w:t xml:space="preserve">Figure </w:t>
      </w:r>
      <w:r>
        <w:fldChar w:fldCharType="begin"/>
      </w:r>
      <w:r>
        <w:instrText xml:space="preserve"> SEQ Figure \* ARABIC </w:instrText>
      </w:r>
      <w:r>
        <w:fldChar w:fldCharType="separate"/>
      </w:r>
      <w:r w:rsidR="00AF095F">
        <w:t>8</w:t>
      </w:r>
      <w:r>
        <w:fldChar w:fldCharType="end"/>
      </w:r>
      <w:bookmarkEnd w:id="28"/>
      <w:r w:rsidR="001A3F6F">
        <w:t xml:space="preserve"> </w:t>
      </w:r>
      <w:r w:rsidRPr="00EF0600">
        <w:t>The time series of the example USGS station</w:t>
      </w:r>
    </w:p>
    <w:p w14:paraId="576B84B8" w14:textId="5F7825F9" w:rsidR="0040342C" w:rsidRPr="0040342C" w:rsidRDefault="00C913F9" w:rsidP="00CA44ED">
      <w:pPr>
        <w:pStyle w:val="MDPI31text"/>
        <w:rPr>
          <w:rFonts w:eastAsia="SimSun"/>
        </w:rPr>
      </w:pPr>
      <w:r w:rsidRPr="00C913F9">
        <w:rPr>
          <w:rFonts w:eastAsia="SimSun"/>
        </w:rPr>
        <w:t>While this example primarily utilizes a single 'single' function, it effectively demonstrates the collaboration of functions within the package.</w:t>
      </w:r>
      <w:r w:rsidR="00CA44ED">
        <w:rPr>
          <w:rFonts w:eastAsia="SimSun"/>
        </w:rPr>
        <w:t xml:space="preserve"> </w:t>
      </w:r>
      <w:r w:rsidR="00F20824" w:rsidRPr="00F20824">
        <w:rPr>
          <w:rFonts w:eastAsia="SimSun"/>
        </w:rPr>
        <w:t>After loading the necessary packages, plotting functions are imported for further analysis. The initial step involves using the `clean_up` function to ensure data quality. Subsequently, the original streamflow data is visualized to discern its features, such as curves and trends.</w:t>
      </w:r>
    </w:p>
    <w:p w14:paraId="7AB12BBE" w14:textId="5D140ABC" w:rsidR="0040342C" w:rsidRPr="0040342C" w:rsidRDefault="0040342C" w:rsidP="002F1ED1">
      <w:pPr>
        <w:pStyle w:val="MDPI31text"/>
        <w:rPr>
          <w:rFonts w:eastAsia="SimSun"/>
        </w:rPr>
      </w:pPr>
      <w:r w:rsidRPr="0040342C">
        <w:rPr>
          <w:rFonts w:eastAsia="SimSun"/>
        </w:rPr>
        <w:t xml:space="preserve">Post-preprocessing, the `single` function is employed to compute results using selected methods. This function requires </w:t>
      </w:r>
      <w:r>
        <w:rPr>
          <w:rFonts w:eastAsia="SimSun"/>
        </w:rPr>
        <w:t>three</w:t>
      </w:r>
      <w:r w:rsidRPr="0040342C">
        <w:rPr>
          <w:rFonts w:eastAsia="SimSun"/>
        </w:rPr>
        <w:t xml:space="preserve"> parameters: `series` for streamflow dat</w:t>
      </w:r>
      <w:r w:rsidR="0078499F">
        <w:rPr>
          <w:rFonts w:eastAsia="SimSun"/>
        </w:rPr>
        <w:t>a</w:t>
      </w:r>
      <w:r w:rsidRPr="0040342C">
        <w:rPr>
          <w:rFonts w:eastAsia="SimSun"/>
        </w:rPr>
        <w:t>, `method` for the chosen separation method, and `return_kge` to return KGE values (optional).</w:t>
      </w:r>
    </w:p>
    <w:p w14:paraId="2F4826AB" w14:textId="65EBAC4C" w:rsidR="005452A7" w:rsidRDefault="0040342C" w:rsidP="0040342C">
      <w:pPr>
        <w:pStyle w:val="MDPI31text"/>
        <w:rPr>
          <w:ins w:id="29" w:author="Norm Jones" w:date="2024-08-22T14:36:00Z"/>
          <w:rFonts w:eastAsia="SimSun"/>
        </w:rPr>
      </w:pPr>
      <w:r w:rsidRPr="0040342C">
        <w:rPr>
          <w:rFonts w:eastAsia="SimSun"/>
        </w:rPr>
        <w:t>During calculation, the `lyne_hollic` method initially computes the baseflow value, if required by the selected method, and calculates coefficient values for enhanced accuracy. The subsequent steps involve invoking corresponding methods from the `baseflow.separation` module, returning results alongside optional KGE values. This streamlined approach enables the computation of one or multiple methods concurrently, or even all methods included in the package, using a single line of code. The code requires streamflow as a Pandas.Series and the desired method as a float. KGE is optional. The results are presented as follows</w:t>
      </w:r>
      <w:r w:rsidR="0073214F">
        <w:rPr>
          <w:rFonts w:eastAsia="SimSun"/>
        </w:rPr>
        <w:t xml:space="preserve"> (</w:t>
      </w:r>
      <w:r w:rsidR="00AF095F">
        <w:rPr>
          <w:rFonts w:eastAsia="SimSun"/>
        </w:rPr>
        <w:fldChar w:fldCharType="begin"/>
      </w:r>
      <w:r w:rsidR="00AF095F">
        <w:rPr>
          <w:rFonts w:eastAsia="SimSun"/>
        </w:rPr>
        <w:instrText xml:space="preserve"> REF _Ref178260418 \h </w:instrText>
      </w:r>
      <w:r w:rsidR="00AF095F">
        <w:rPr>
          <w:rFonts w:eastAsia="SimSun"/>
        </w:rPr>
      </w:r>
      <w:r w:rsidR="00AF095F">
        <w:rPr>
          <w:rFonts w:eastAsia="SimSun"/>
        </w:rPr>
        <w:fldChar w:fldCharType="separate"/>
      </w:r>
      <w:r w:rsidR="00AF095F">
        <w:t xml:space="preserve">Figure </w:t>
      </w:r>
      <w:r w:rsidR="00AF095F">
        <w:rPr>
          <w:noProof/>
        </w:rPr>
        <w:t>9</w:t>
      </w:r>
      <w:r w:rsidR="00AF095F">
        <w:rPr>
          <w:rFonts w:eastAsia="SimSun"/>
        </w:rPr>
        <w:fldChar w:fldCharType="end"/>
      </w:r>
      <w:r w:rsidR="0073214F">
        <w:rPr>
          <w:rFonts w:eastAsia="SimSun"/>
        </w:rPr>
        <w:t>)</w:t>
      </w:r>
      <w:r w:rsidRPr="0040342C">
        <w:rPr>
          <w:rFonts w:eastAsia="SimSun"/>
        </w:rPr>
        <w:t>.</w:t>
      </w:r>
    </w:p>
    <w:p w14:paraId="3853BA07" w14:textId="25AECEB8" w:rsidR="00066945" w:rsidRDefault="005452A7" w:rsidP="00334184">
      <w:pPr>
        <w:pStyle w:val="MDPI52figure"/>
      </w:pPr>
      <w:r w:rsidRPr="005452A7">
        <w:rPr>
          <w:noProof/>
        </w:rPr>
        <w:lastRenderedPageBreak/>
        <w:drawing>
          <wp:inline distT="0" distB="0" distL="0" distR="0" wp14:anchorId="3E3D2516" wp14:editId="0FE62445">
            <wp:extent cx="4023360" cy="2131240"/>
            <wp:effectExtent l="0" t="0" r="2540" b="2540"/>
            <wp:docPr id="1084095430" name="Picture 10840954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95430" name="Picture 1084095430" descr="A screenshot of a computer&#10;&#10;Description automatically generated"/>
                    <pic:cNvPicPr/>
                  </pic:nvPicPr>
                  <pic:blipFill>
                    <a:blip r:embed="rId24"/>
                    <a:stretch>
                      <a:fillRect/>
                    </a:stretch>
                  </pic:blipFill>
                  <pic:spPr>
                    <a:xfrm>
                      <a:off x="0" y="0"/>
                      <a:ext cx="4023360" cy="2131240"/>
                    </a:xfrm>
                    <a:prstGeom prst="rect">
                      <a:avLst/>
                    </a:prstGeom>
                  </pic:spPr>
                </pic:pic>
              </a:graphicData>
            </a:graphic>
          </wp:inline>
        </w:drawing>
      </w:r>
    </w:p>
    <w:p w14:paraId="6F6A75B7" w14:textId="77777777" w:rsidR="007E23A1" w:rsidRDefault="007E23A1" w:rsidP="00F20824">
      <w:pPr>
        <w:pStyle w:val="MDPI31text"/>
      </w:pPr>
    </w:p>
    <w:p w14:paraId="5031BD09" w14:textId="77777777" w:rsidR="00AF095F" w:rsidRDefault="00835AEC" w:rsidP="00AF095F">
      <w:pPr>
        <w:pStyle w:val="MDPI52figure"/>
        <w:keepNext/>
      </w:pPr>
      <w:r>
        <w:rPr>
          <w:noProof/>
        </w:rPr>
        <w:drawing>
          <wp:inline distT="0" distB="0" distL="0" distR="0" wp14:anchorId="5CD98160" wp14:editId="7FCA7630">
            <wp:extent cx="4663440" cy="1729742"/>
            <wp:effectExtent l="0" t="0" r="0" b="0"/>
            <wp:docPr id="168315537" name="Picture 8"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5537" name="Picture 8" descr="A graph of a graph&#10;&#10;Description automatically generated with medium confidenc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63440" cy="1729742"/>
                    </a:xfrm>
                    <a:prstGeom prst="rect">
                      <a:avLst/>
                    </a:prstGeom>
                    <a:noFill/>
                    <a:ln>
                      <a:noFill/>
                    </a:ln>
                  </pic:spPr>
                </pic:pic>
              </a:graphicData>
            </a:graphic>
          </wp:inline>
        </w:drawing>
      </w:r>
    </w:p>
    <w:p w14:paraId="65C56057" w14:textId="5048D6B1" w:rsidR="00AF095F" w:rsidRDefault="00AF095F" w:rsidP="00477E8E">
      <w:pPr>
        <w:pStyle w:val="MDPI511onefigurecaption"/>
      </w:pPr>
      <w:bookmarkStart w:id="30" w:name="_Ref178260418"/>
      <w:r>
        <w:t xml:space="preserve">Figure </w:t>
      </w:r>
      <w:r>
        <w:fldChar w:fldCharType="begin"/>
      </w:r>
      <w:r>
        <w:instrText xml:space="preserve"> SEQ Figure \* ARABIC </w:instrText>
      </w:r>
      <w:r>
        <w:fldChar w:fldCharType="separate"/>
      </w:r>
      <w:r>
        <w:t>9</w:t>
      </w:r>
      <w:r>
        <w:fldChar w:fldCharType="end"/>
      </w:r>
      <w:bookmarkEnd w:id="30"/>
      <w:r>
        <w:t xml:space="preserve"> </w:t>
      </w:r>
      <w:r w:rsidRPr="007000A2">
        <w:t>The separation outcome on a single station</w:t>
      </w:r>
    </w:p>
    <w:p w14:paraId="6B31F1A4" w14:textId="2C12BC0F" w:rsidR="00EF3ACC" w:rsidRDefault="001A480C" w:rsidP="00F20824">
      <w:pPr>
        <w:pStyle w:val="MDPI31text"/>
      </w:pPr>
      <w:r w:rsidRPr="001A480C">
        <w:t>In addition, we provide a Colab notebook and have created a function to perform calculations for multiple stations, which serves as an example for situations where users need to apply these functions simultaneously to several stations. This function includes the single-station functionality, with the added capability of handling multiple stations by incorporating station-specific information, such as the station ID.</w:t>
      </w:r>
    </w:p>
    <w:p w14:paraId="4AA1658D" w14:textId="4B128709" w:rsidR="00EE49D0" w:rsidRDefault="00EE49D0" w:rsidP="00FF7D25">
      <w:pPr>
        <w:pStyle w:val="MDPI21heading1"/>
        <w:rPr>
          <w:lang w:eastAsia="zh-CN"/>
        </w:rPr>
      </w:pPr>
      <w:r>
        <w:rPr>
          <w:lang w:eastAsia="zh-CN"/>
        </w:rPr>
        <w:t>Conclusions</w:t>
      </w:r>
    </w:p>
    <w:p w14:paraId="530B0E91" w14:textId="1181E160" w:rsidR="002844A6" w:rsidRDefault="002844A6" w:rsidP="00A672A6">
      <w:pPr>
        <w:pStyle w:val="MDPI31text"/>
      </w:pPr>
      <w:r>
        <w:t xml:space="preserve">This open-source baseflow package offers a straightforward and accessible solution for separating baseflow from streamflow data. </w:t>
      </w:r>
      <w:r w:rsidRPr="00707038">
        <w:rPr>
          <w:color w:val="000000" w:themeColor="text1"/>
        </w:rPr>
        <w:t>Unlike outdated R code</w:t>
      </w:r>
      <w:r w:rsidR="00F06765" w:rsidRPr="00707038">
        <w:rPr>
          <w:color w:val="000000" w:themeColor="text1"/>
        </w:rPr>
        <w:t xml:space="preserve"> </w:t>
      </w:r>
      <w:r>
        <w:t>commonly found online, this package leverages the flexibility of the widely-used Python programming language, making it adaptable to various applications.</w:t>
      </w:r>
    </w:p>
    <w:p w14:paraId="6A3AA4E5" w14:textId="77777777" w:rsidR="002844A6" w:rsidRDefault="002844A6" w:rsidP="002844A6">
      <w:pPr>
        <w:pStyle w:val="MDPI31text"/>
      </w:pPr>
      <w:r>
        <w:t>Users have multiple options for inputting data. While the traditional method involves uploading local CSV files, our package also allows users to directly access USGS stream station data through our API functions. Importantly, we provide not only the source code on GitHub and comprehensive documentation on ReadTheDocs, but also Google Colab Notebooks as examples of how to use the package. This setup ensures maximum convenience, enabling users to modify parameters and process their data online to obtain results efficiently.</w:t>
      </w:r>
    </w:p>
    <w:p w14:paraId="44AD0549" w14:textId="307E64CC" w:rsidR="005B4C71" w:rsidRDefault="005B4C71" w:rsidP="005B4C71">
      <w:pPr>
        <w:pStyle w:val="MDPI31text"/>
      </w:pPr>
      <w:r>
        <w:t>We provide detailed examples in Google Colab Notebooks to demonstrate various application scenarios. These examples show how to apply the package to either a single station or multiple stations, using local data files or by directly downloading USGS data through our API functions. This enables users to calculate results using different methods on single or multiple datasets simultaneously.</w:t>
      </w:r>
    </w:p>
    <w:p w14:paraId="66D4C553" w14:textId="6F86B1F2" w:rsidR="002844A6" w:rsidRDefault="005B4C71" w:rsidP="00D147A5">
      <w:pPr>
        <w:pStyle w:val="MDPI31text"/>
      </w:pPr>
      <w:r>
        <w:t xml:space="preserve">Google Colab serves as an online platform where code can be executed with ease. Users can run code cells that are accompanied by descriptions provided before each code </w:t>
      </w:r>
      <w:r>
        <w:lastRenderedPageBreak/>
        <w:t>block. This setup allows users to modify parameters and obtain results directly within the online tool, without needing to install the package or run it in an IDE on their local machines.</w:t>
      </w:r>
    </w:p>
    <w:p w14:paraId="22B4C923" w14:textId="48EA4CC4" w:rsidR="008A4A3D" w:rsidRDefault="002844A6" w:rsidP="008266EE">
      <w:pPr>
        <w:pStyle w:val="MDPI31text"/>
      </w:pPr>
      <w:r>
        <w:t>We aim for this package to serve as a user-friendly tool for hydrology engineers and researchers. Additionally, we hope it will foster a community for potential collaboration and further development.</w:t>
      </w:r>
    </w:p>
    <w:p w14:paraId="50325D54" w14:textId="057C33CA" w:rsidR="00FC3159" w:rsidRDefault="008A4A3D" w:rsidP="008A4A3D">
      <w:pPr>
        <w:pStyle w:val="MDPI21heading1"/>
      </w:pPr>
      <w:r>
        <w:rPr>
          <w:lang w:eastAsia="zh-CN"/>
        </w:rPr>
        <w:t>Discussions</w:t>
      </w:r>
    </w:p>
    <w:p w14:paraId="1A8E67D4" w14:textId="7A0D6D68" w:rsidR="009638BC" w:rsidRDefault="009638BC" w:rsidP="009638BC">
      <w:pPr>
        <w:pStyle w:val="MDPI31text"/>
      </w:pPr>
      <w:commentRangeStart w:id="31"/>
      <w:r>
        <w:t>The package structure is designed to be intuitive, with separation methods grouped under the ‘separation’ module and utility functions under the ‘utils’ module</w:t>
      </w:r>
      <w:commentRangeEnd w:id="31"/>
      <w:r>
        <w:rPr>
          <w:rStyle w:val="CommentReference"/>
          <w:rFonts w:eastAsia="SimSun"/>
          <w:snapToGrid/>
          <w:lang w:eastAsia="zh-CN" w:bidi="ar-SA"/>
        </w:rPr>
        <w:commentReference w:id="31"/>
      </w:r>
      <w:r>
        <w:t>.</w:t>
      </w:r>
      <w:r w:rsidR="00B44A72">
        <w:t xml:space="preserve"> </w:t>
      </w:r>
      <w:r w:rsidR="006D5E5C" w:rsidRPr="006D5E5C">
        <w:t>Additionally, the ‘Estimate’ module is dedicated to calculating related helper functions.</w:t>
      </w:r>
    </w:p>
    <w:p w14:paraId="53B7E5E3" w14:textId="15147183" w:rsidR="00C663EA" w:rsidRDefault="00C663EA" w:rsidP="00C663EA">
      <w:pPr>
        <w:pStyle w:val="MDPI31text"/>
      </w:pPr>
      <w:r>
        <w:t>We provide detailed documentation of the baseflow package using markdown documents on GitHub which are then rendered using the readthedocs.io platform.</w:t>
      </w:r>
    </w:p>
    <w:p w14:paraId="36BD14A5" w14:textId="77777777" w:rsidR="009638BC" w:rsidRDefault="009638BC" w:rsidP="0036016B">
      <w:pPr>
        <w:pStyle w:val="MDPI31text"/>
        <w:ind w:left="0" w:firstLine="0"/>
      </w:pPr>
    </w:p>
    <w:p w14:paraId="7824041F" w14:textId="77777777" w:rsidR="00696678" w:rsidRDefault="00696678" w:rsidP="00696678">
      <w:pPr>
        <w:pStyle w:val="MDPI31text"/>
      </w:pPr>
      <w:r>
        <w:t>Source code is available at the project home page:</w:t>
      </w:r>
    </w:p>
    <w:p w14:paraId="19768A2A" w14:textId="633C3BA4" w:rsidR="00C43649" w:rsidRDefault="00C43649" w:rsidP="00696678">
      <w:pPr>
        <w:pStyle w:val="MDPI31text"/>
      </w:pPr>
      <w:hyperlink r:id="rId26" w:history="1">
        <w:r w:rsidRPr="00597BBA">
          <w:rPr>
            <w:rStyle w:val="Hyperlink"/>
          </w:rPr>
          <w:t>https://github.com/BYU-Hydroinformatics/baseflow/</w:t>
        </w:r>
      </w:hyperlink>
    </w:p>
    <w:p w14:paraId="7432B391" w14:textId="25B4859C" w:rsidR="00696678" w:rsidRDefault="00696678" w:rsidP="00696678">
      <w:pPr>
        <w:pStyle w:val="MDPI31text"/>
      </w:pPr>
      <w:r>
        <w:t>Detailed documentation and references are available at:</w:t>
      </w:r>
    </w:p>
    <w:p w14:paraId="74D71DF9" w14:textId="6EB98FA6" w:rsidR="00696678" w:rsidRDefault="00C43649" w:rsidP="001C24DF">
      <w:pPr>
        <w:pStyle w:val="MDPI31text"/>
      </w:pPr>
      <w:hyperlink r:id="rId27" w:history="1">
        <w:r w:rsidRPr="00597BBA">
          <w:rPr>
            <w:rStyle w:val="Hyperlink"/>
          </w:rPr>
          <w:t>https://baseflow.readthedocs.io/en/latest/</w:t>
        </w:r>
      </w:hyperlink>
      <w:r>
        <w:t xml:space="preserve"> </w:t>
      </w:r>
    </w:p>
    <w:p w14:paraId="47367111" w14:textId="77777777" w:rsidR="00FF7D25" w:rsidRPr="00FA04F1" w:rsidRDefault="00FF7D25" w:rsidP="004B6C96">
      <w:pPr>
        <w:pStyle w:val="MDPI21heading1"/>
        <w:ind w:left="0"/>
      </w:pPr>
      <w:r w:rsidRPr="00FA04F1">
        <w:t>References</w:t>
      </w:r>
    </w:p>
    <w:p w14:paraId="37904631" w14:textId="77777777" w:rsidR="002518C8" w:rsidRPr="002518C8" w:rsidRDefault="008872F4" w:rsidP="002518C8">
      <w:pPr>
        <w:pStyle w:val="Bibliography"/>
        <w:rPr>
          <w:sz w:val="18"/>
        </w:rPr>
      </w:pPr>
      <w:r>
        <w:fldChar w:fldCharType="begin"/>
      </w:r>
      <w:r w:rsidR="002518C8">
        <w:instrText xml:space="preserve"> ADDIN ZOTERO_BIBL {"uncited":[],"omitted":[],"custom":[]} CSL_BIBLIOGRAPHY </w:instrText>
      </w:r>
      <w:r>
        <w:fldChar w:fldCharType="separate"/>
      </w:r>
      <w:r w:rsidR="002518C8" w:rsidRPr="002518C8">
        <w:rPr>
          <w:sz w:val="18"/>
        </w:rPr>
        <w:t xml:space="preserve">1. </w:t>
      </w:r>
      <w:r w:rsidR="002518C8" w:rsidRPr="002518C8">
        <w:rPr>
          <w:sz w:val="18"/>
        </w:rPr>
        <w:tab/>
        <w:t>Chapman, T.; Maxwell, A. Baseflow Separation - Comparison of Numerical Methods with Tracer Experiments.; 1996.</w:t>
      </w:r>
    </w:p>
    <w:p w14:paraId="34E188DD" w14:textId="77777777" w:rsidR="002518C8" w:rsidRPr="002518C8" w:rsidRDefault="002518C8" w:rsidP="002518C8">
      <w:pPr>
        <w:pStyle w:val="Bibliography"/>
        <w:rPr>
          <w:sz w:val="18"/>
        </w:rPr>
      </w:pPr>
      <w:r w:rsidRPr="002518C8">
        <w:rPr>
          <w:sz w:val="18"/>
        </w:rPr>
        <w:t xml:space="preserve">2. </w:t>
      </w:r>
      <w:r w:rsidRPr="002518C8">
        <w:rPr>
          <w:sz w:val="18"/>
        </w:rPr>
        <w:tab/>
        <w:t xml:space="preserve">Chen, H.; Teegavarapu, R.S.V. Comparative Analysis of Four Baseflow Separation Methods in the South Atlantic-Gulf Region of the U.S. </w:t>
      </w:r>
      <w:r w:rsidRPr="002518C8">
        <w:rPr>
          <w:i/>
          <w:iCs/>
          <w:sz w:val="18"/>
        </w:rPr>
        <w:t>Water</w:t>
      </w:r>
      <w:r w:rsidRPr="002518C8">
        <w:rPr>
          <w:sz w:val="18"/>
        </w:rPr>
        <w:t xml:space="preserve"> </w:t>
      </w:r>
      <w:r w:rsidRPr="002518C8">
        <w:rPr>
          <w:b/>
          <w:bCs/>
          <w:sz w:val="18"/>
        </w:rPr>
        <w:t>2020</w:t>
      </w:r>
      <w:r w:rsidRPr="002518C8">
        <w:rPr>
          <w:sz w:val="18"/>
        </w:rPr>
        <w:t xml:space="preserve">, </w:t>
      </w:r>
      <w:r w:rsidRPr="002518C8">
        <w:rPr>
          <w:i/>
          <w:iCs/>
          <w:sz w:val="18"/>
        </w:rPr>
        <w:t>12</w:t>
      </w:r>
      <w:r w:rsidRPr="002518C8">
        <w:rPr>
          <w:sz w:val="18"/>
        </w:rPr>
        <w:t>, 120, doi:10.3390/w12010120.</w:t>
      </w:r>
    </w:p>
    <w:p w14:paraId="4B4C4F91" w14:textId="77777777" w:rsidR="002518C8" w:rsidRPr="002518C8" w:rsidRDefault="002518C8" w:rsidP="002518C8">
      <w:pPr>
        <w:pStyle w:val="Bibliography"/>
        <w:rPr>
          <w:sz w:val="18"/>
        </w:rPr>
      </w:pPr>
      <w:r w:rsidRPr="002518C8">
        <w:rPr>
          <w:sz w:val="18"/>
        </w:rPr>
        <w:t xml:space="preserve">3. </w:t>
      </w:r>
      <w:r w:rsidRPr="002518C8">
        <w:rPr>
          <w:sz w:val="18"/>
        </w:rPr>
        <w:tab/>
        <w:t xml:space="preserve">V, L. Stochastic Time-Variable Rainfall-Runoff Modelling. </w:t>
      </w:r>
      <w:r w:rsidRPr="002518C8">
        <w:rPr>
          <w:i/>
          <w:iCs/>
          <w:sz w:val="18"/>
        </w:rPr>
        <w:t>E Aust Natl Conf Publ</w:t>
      </w:r>
      <w:r w:rsidRPr="002518C8">
        <w:rPr>
          <w:sz w:val="18"/>
        </w:rPr>
        <w:t xml:space="preserve"> </w:t>
      </w:r>
      <w:r w:rsidRPr="002518C8">
        <w:rPr>
          <w:b/>
          <w:bCs/>
          <w:sz w:val="18"/>
        </w:rPr>
        <w:t>1979</w:t>
      </w:r>
      <w:r w:rsidRPr="002518C8">
        <w:rPr>
          <w:sz w:val="18"/>
        </w:rPr>
        <w:t xml:space="preserve">, </w:t>
      </w:r>
      <w:r w:rsidRPr="002518C8">
        <w:rPr>
          <w:i/>
          <w:iCs/>
          <w:sz w:val="18"/>
        </w:rPr>
        <w:t>79</w:t>
      </w:r>
      <w:r w:rsidRPr="002518C8">
        <w:rPr>
          <w:sz w:val="18"/>
        </w:rPr>
        <w:t>, 89–83.</w:t>
      </w:r>
    </w:p>
    <w:p w14:paraId="499539E1" w14:textId="77777777" w:rsidR="002518C8" w:rsidRPr="002518C8" w:rsidRDefault="002518C8" w:rsidP="002518C8">
      <w:pPr>
        <w:pStyle w:val="Bibliography"/>
        <w:rPr>
          <w:sz w:val="18"/>
        </w:rPr>
      </w:pPr>
      <w:r w:rsidRPr="002518C8">
        <w:rPr>
          <w:sz w:val="18"/>
        </w:rPr>
        <w:t xml:space="preserve">4. </w:t>
      </w:r>
      <w:r w:rsidRPr="002518C8">
        <w:rPr>
          <w:sz w:val="18"/>
        </w:rPr>
        <w:tab/>
        <w:t xml:space="preserve">Chapman, T.G. Comment on “Evaluation of Automated Techniques for Base Flow and Recession Analyses” by R. J. Nathan and T. A. McMahon. </w:t>
      </w:r>
      <w:r w:rsidRPr="002518C8">
        <w:rPr>
          <w:i/>
          <w:iCs/>
          <w:sz w:val="18"/>
        </w:rPr>
        <w:t>Water Resour. Res.</w:t>
      </w:r>
      <w:r w:rsidRPr="002518C8">
        <w:rPr>
          <w:sz w:val="18"/>
        </w:rPr>
        <w:t xml:space="preserve"> </w:t>
      </w:r>
      <w:r w:rsidRPr="002518C8">
        <w:rPr>
          <w:b/>
          <w:bCs/>
          <w:sz w:val="18"/>
        </w:rPr>
        <w:t>1991</w:t>
      </w:r>
      <w:r w:rsidRPr="002518C8">
        <w:rPr>
          <w:sz w:val="18"/>
        </w:rPr>
        <w:t xml:space="preserve">, </w:t>
      </w:r>
      <w:r w:rsidRPr="002518C8">
        <w:rPr>
          <w:i/>
          <w:iCs/>
          <w:sz w:val="18"/>
        </w:rPr>
        <w:t>27</w:t>
      </w:r>
      <w:r w:rsidRPr="002518C8">
        <w:rPr>
          <w:sz w:val="18"/>
        </w:rPr>
        <w:t>, 1783–1784, doi:10.1029/91WR01007.</w:t>
      </w:r>
    </w:p>
    <w:p w14:paraId="7CDA3C29" w14:textId="77777777" w:rsidR="002518C8" w:rsidRPr="002518C8" w:rsidRDefault="002518C8" w:rsidP="002518C8">
      <w:pPr>
        <w:pStyle w:val="Bibliography"/>
        <w:rPr>
          <w:sz w:val="18"/>
        </w:rPr>
      </w:pPr>
      <w:r w:rsidRPr="002518C8">
        <w:rPr>
          <w:sz w:val="18"/>
        </w:rPr>
        <w:t xml:space="preserve">5. </w:t>
      </w:r>
      <w:r w:rsidRPr="002518C8">
        <w:rPr>
          <w:sz w:val="18"/>
        </w:rPr>
        <w:tab/>
        <w:t xml:space="preserve">Eckhardt, K. How to Construct Recursive Digital Filters for Baseflow Separation. </w:t>
      </w:r>
      <w:r w:rsidRPr="002518C8">
        <w:rPr>
          <w:i/>
          <w:iCs/>
          <w:sz w:val="18"/>
        </w:rPr>
        <w:t>Hydrol. Process.</w:t>
      </w:r>
      <w:r w:rsidRPr="002518C8">
        <w:rPr>
          <w:sz w:val="18"/>
        </w:rPr>
        <w:t xml:space="preserve"> </w:t>
      </w:r>
      <w:r w:rsidRPr="002518C8">
        <w:rPr>
          <w:b/>
          <w:bCs/>
          <w:sz w:val="18"/>
        </w:rPr>
        <w:t>2005</w:t>
      </w:r>
      <w:r w:rsidRPr="002518C8">
        <w:rPr>
          <w:sz w:val="18"/>
        </w:rPr>
        <w:t xml:space="preserve">, </w:t>
      </w:r>
      <w:r w:rsidRPr="002518C8">
        <w:rPr>
          <w:i/>
          <w:iCs/>
          <w:sz w:val="18"/>
        </w:rPr>
        <w:t>19</w:t>
      </w:r>
      <w:r w:rsidRPr="002518C8">
        <w:rPr>
          <w:sz w:val="18"/>
        </w:rPr>
        <w:t>, 507–515, doi:10.1002/hyp.5675.</w:t>
      </w:r>
    </w:p>
    <w:p w14:paraId="5B42DF6A" w14:textId="77777777" w:rsidR="002518C8" w:rsidRPr="002518C8" w:rsidRDefault="002518C8" w:rsidP="002518C8">
      <w:pPr>
        <w:pStyle w:val="Bibliography"/>
        <w:rPr>
          <w:sz w:val="18"/>
        </w:rPr>
      </w:pPr>
      <w:r w:rsidRPr="002518C8">
        <w:rPr>
          <w:sz w:val="18"/>
        </w:rPr>
        <w:t xml:space="preserve">6. </w:t>
      </w:r>
      <w:r w:rsidRPr="002518C8">
        <w:rPr>
          <w:sz w:val="18"/>
        </w:rPr>
        <w:tab/>
        <w:t xml:space="preserve">Sloto, R.; Crouse, M. HYSEP-A Computer Program for Streamflow Hydrograph Separation and Analysis. </w:t>
      </w:r>
      <w:r w:rsidRPr="002518C8">
        <w:rPr>
          <w:i/>
          <w:iCs/>
          <w:sz w:val="18"/>
        </w:rPr>
        <w:t>US Geol Surv Water Resour Invest Rep</w:t>
      </w:r>
      <w:r w:rsidRPr="002518C8">
        <w:rPr>
          <w:sz w:val="18"/>
        </w:rPr>
        <w:t xml:space="preserve"> </w:t>
      </w:r>
      <w:r w:rsidRPr="002518C8">
        <w:rPr>
          <w:b/>
          <w:bCs/>
          <w:sz w:val="18"/>
        </w:rPr>
        <w:t>1996</w:t>
      </w:r>
      <w:r w:rsidRPr="002518C8">
        <w:rPr>
          <w:sz w:val="18"/>
        </w:rPr>
        <w:t xml:space="preserve">, </w:t>
      </w:r>
      <w:r w:rsidRPr="002518C8">
        <w:rPr>
          <w:i/>
          <w:iCs/>
          <w:sz w:val="18"/>
        </w:rPr>
        <w:t>96–4040</w:t>
      </w:r>
      <w:r w:rsidRPr="002518C8">
        <w:rPr>
          <w:sz w:val="18"/>
        </w:rPr>
        <w:t>.</w:t>
      </w:r>
    </w:p>
    <w:p w14:paraId="2F81BC5A" w14:textId="77777777" w:rsidR="002518C8" w:rsidRPr="002518C8" w:rsidRDefault="002518C8" w:rsidP="002518C8">
      <w:pPr>
        <w:pStyle w:val="Bibliography"/>
        <w:rPr>
          <w:sz w:val="18"/>
        </w:rPr>
      </w:pPr>
      <w:r w:rsidRPr="002518C8">
        <w:rPr>
          <w:sz w:val="18"/>
        </w:rPr>
        <w:t xml:space="preserve">7. </w:t>
      </w:r>
      <w:r w:rsidRPr="002518C8">
        <w:rPr>
          <w:sz w:val="18"/>
        </w:rPr>
        <w:tab/>
        <w:t xml:space="preserve">Piggott, A.R.; Moin, S.; Southam, C. A Revised Approach to the UKIH Method for the Calculation of Baseflow / Une Approche Améliorée de La Méthode de l’UKIH Pour Le Calcul de l’écoulement de Base. </w:t>
      </w:r>
      <w:r w:rsidRPr="002518C8">
        <w:rPr>
          <w:i/>
          <w:iCs/>
          <w:sz w:val="18"/>
        </w:rPr>
        <w:t>Hydrol. Sci. J.</w:t>
      </w:r>
      <w:r w:rsidRPr="002518C8">
        <w:rPr>
          <w:sz w:val="18"/>
        </w:rPr>
        <w:t xml:space="preserve"> </w:t>
      </w:r>
      <w:r w:rsidRPr="002518C8">
        <w:rPr>
          <w:b/>
          <w:bCs/>
          <w:sz w:val="18"/>
        </w:rPr>
        <w:t>2005</w:t>
      </w:r>
      <w:r w:rsidRPr="002518C8">
        <w:rPr>
          <w:sz w:val="18"/>
        </w:rPr>
        <w:t xml:space="preserve">, </w:t>
      </w:r>
      <w:r w:rsidRPr="002518C8">
        <w:rPr>
          <w:i/>
          <w:iCs/>
          <w:sz w:val="18"/>
        </w:rPr>
        <w:t>50</w:t>
      </w:r>
      <w:r w:rsidRPr="002518C8">
        <w:rPr>
          <w:sz w:val="18"/>
        </w:rPr>
        <w:t>, null-920, doi:10.1623/hysj.2005.50.5.911.</w:t>
      </w:r>
    </w:p>
    <w:p w14:paraId="1F23902E" w14:textId="77777777" w:rsidR="002518C8" w:rsidRPr="002518C8" w:rsidRDefault="002518C8" w:rsidP="002518C8">
      <w:pPr>
        <w:pStyle w:val="Bibliography"/>
        <w:rPr>
          <w:sz w:val="18"/>
        </w:rPr>
      </w:pPr>
      <w:r w:rsidRPr="002518C8">
        <w:rPr>
          <w:sz w:val="18"/>
        </w:rPr>
        <w:t xml:space="preserve">8. </w:t>
      </w:r>
      <w:r w:rsidRPr="002518C8">
        <w:rPr>
          <w:sz w:val="18"/>
        </w:rPr>
        <w:tab/>
        <w:t xml:space="preserve">Shao, G.; Zhang, D.; Guan, Y.; Sadat, M.A.; Huang, F. Application of Different Separation Methods to Investigate the Baseflow Characteristics of a Semi-Arid Sandy Area, Northwestern China. </w:t>
      </w:r>
      <w:r w:rsidRPr="002518C8">
        <w:rPr>
          <w:i/>
          <w:iCs/>
          <w:sz w:val="18"/>
        </w:rPr>
        <w:t>Water</w:t>
      </w:r>
      <w:r w:rsidRPr="002518C8">
        <w:rPr>
          <w:sz w:val="18"/>
        </w:rPr>
        <w:t xml:space="preserve"> </w:t>
      </w:r>
      <w:r w:rsidRPr="002518C8">
        <w:rPr>
          <w:b/>
          <w:bCs/>
          <w:sz w:val="18"/>
        </w:rPr>
        <w:t>2020</w:t>
      </w:r>
      <w:r w:rsidRPr="002518C8">
        <w:rPr>
          <w:sz w:val="18"/>
        </w:rPr>
        <w:t xml:space="preserve">, </w:t>
      </w:r>
      <w:r w:rsidRPr="002518C8">
        <w:rPr>
          <w:i/>
          <w:iCs/>
          <w:sz w:val="18"/>
        </w:rPr>
        <w:t>12</w:t>
      </w:r>
      <w:r w:rsidRPr="002518C8">
        <w:rPr>
          <w:sz w:val="18"/>
        </w:rPr>
        <w:t>, 434, doi:10.3390/w12020434.</w:t>
      </w:r>
    </w:p>
    <w:p w14:paraId="325EF321" w14:textId="77777777" w:rsidR="002518C8" w:rsidRPr="002518C8" w:rsidRDefault="002518C8" w:rsidP="002518C8">
      <w:pPr>
        <w:pStyle w:val="Bibliography"/>
        <w:rPr>
          <w:sz w:val="18"/>
        </w:rPr>
      </w:pPr>
      <w:r w:rsidRPr="002518C8">
        <w:rPr>
          <w:sz w:val="18"/>
        </w:rPr>
        <w:t xml:space="preserve">9. </w:t>
      </w:r>
      <w:r w:rsidRPr="002518C8">
        <w:rPr>
          <w:sz w:val="18"/>
        </w:rPr>
        <w:tab/>
        <w:t xml:space="preserve">Ramli, I.; Murthada, S.; Nasution, Z.; Achmad, A. Hydrograph Separation Method and Baseflow Separation Using Chapman Method – A Case Study in Peusangan Watershed. </w:t>
      </w:r>
      <w:r w:rsidRPr="002518C8">
        <w:rPr>
          <w:i/>
          <w:iCs/>
          <w:sz w:val="18"/>
        </w:rPr>
        <w:t>IOP Conf. Ser. Earth Environ. Sci.</w:t>
      </w:r>
      <w:r w:rsidRPr="002518C8">
        <w:rPr>
          <w:sz w:val="18"/>
        </w:rPr>
        <w:t xml:space="preserve"> </w:t>
      </w:r>
      <w:r w:rsidRPr="002518C8">
        <w:rPr>
          <w:b/>
          <w:bCs/>
          <w:sz w:val="18"/>
        </w:rPr>
        <w:t>2019</w:t>
      </w:r>
      <w:r w:rsidRPr="002518C8">
        <w:rPr>
          <w:sz w:val="18"/>
        </w:rPr>
        <w:t xml:space="preserve">, </w:t>
      </w:r>
      <w:r w:rsidRPr="002518C8">
        <w:rPr>
          <w:i/>
          <w:iCs/>
          <w:sz w:val="18"/>
        </w:rPr>
        <w:t>314</w:t>
      </w:r>
      <w:r w:rsidRPr="002518C8">
        <w:rPr>
          <w:sz w:val="18"/>
        </w:rPr>
        <w:t>, 012026, doi:10.1088/1755-1315/314/1/012026.</w:t>
      </w:r>
    </w:p>
    <w:p w14:paraId="7FA1F839" w14:textId="77777777" w:rsidR="002518C8" w:rsidRPr="002518C8" w:rsidRDefault="002518C8" w:rsidP="002518C8">
      <w:pPr>
        <w:pStyle w:val="Bibliography"/>
        <w:rPr>
          <w:sz w:val="18"/>
        </w:rPr>
      </w:pPr>
      <w:r w:rsidRPr="002518C8">
        <w:rPr>
          <w:sz w:val="18"/>
        </w:rPr>
        <w:t xml:space="preserve">10. </w:t>
      </w:r>
      <w:r w:rsidRPr="002518C8">
        <w:rPr>
          <w:sz w:val="18"/>
        </w:rPr>
        <w:tab/>
        <w:t xml:space="preserve">Abdi, D.M. Performance Analysis of Baseflow Separation Methods: The Case of Rift Valley Lakes Basin, Ethiopia. </w:t>
      </w:r>
      <w:r w:rsidRPr="002518C8">
        <w:rPr>
          <w:i/>
          <w:iCs/>
          <w:sz w:val="18"/>
        </w:rPr>
        <w:t>Indones. J. Earth Sci.</w:t>
      </w:r>
      <w:r w:rsidRPr="002518C8">
        <w:rPr>
          <w:sz w:val="18"/>
        </w:rPr>
        <w:t xml:space="preserve"> </w:t>
      </w:r>
      <w:r w:rsidRPr="002518C8">
        <w:rPr>
          <w:b/>
          <w:bCs/>
          <w:sz w:val="18"/>
        </w:rPr>
        <w:t>2022</w:t>
      </w:r>
      <w:r w:rsidRPr="002518C8">
        <w:rPr>
          <w:sz w:val="18"/>
        </w:rPr>
        <w:t xml:space="preserve">, </w:t>
      </w:r>
      <w:r w:rsidRPr="002518C8">
        <w:rPr>
          <w:i/>
          <w:iCs/>
          <w:sz w:val="18"/>
        </w:rPr>
        <w:t>2</w:t>
      </w:r>
      <w:r w:rsidRPr="002518C8">
        <w:rPr>
          <w:sz w:val="18"/>
        </w:rPr>
        <w:t>, 145–156, doi:10.52562/injoes.v2i2.451.</w:t>
      </w:r>
    </w:p>
    <w:p w14:paraId="03BCAE9A" w14:textId="77777777" w:rsidR="002518C8" w:rsidRPr="002518C8" w:rsidRDefault="002518C8" w:rsidP="002518C8">
      <w:pPr>
        <w:pStyle w:val="Bibliography"/>
        <w:rPr>
          <w:sz w:val="18"/>
        </w:rPr>
      </w:pPr>
      <w:r w:rsidRPr="002518C8">
        <w:rPr>
          <w:sz w:val="18"/>
        </w:rPr>
        <w:t xml:space="preserve">11. </w:t>
      </w:r>
      <w:r w:rsidRPr="002518C8">
        <w:rPr>
          <w:sz w:val="18"/>
        </w:rPr>
        <w:tab/>
        <w:t xml:space="preserve">C, B.W. A Hydrograph-Based Model for Estimating the Water Yield of Ungauged Catchments. </w:t>
      </w:r>
      <w:r w:rsidRPr="002518C8">
        <w:rPr>
          <w:i/>
          <w:iCs/>
          <w:sz w:val="18"/>
        </w:rPr>
        <w:t>Hydrol. Water Resour. Symp. Newctle. IEAust 1993</w:t>
      </w:r>
      <w:r w:rsidRPr="002518C8">
        <w:rPr>
          <w:sz w:val="18"/>
        </w:rPr>
        <w:t xml:space="preserve"> </w:t>
      </w:r>
      <w:r w:rsidRPr="002518C8">
        <w:rPr>
          <w:b/>
          <w:bCs/>
          <w:sz w:val="18"/>
        </w:rPr>
        <w:t>1993</w:t>
      </w:r>
      <w:r w:rsidRPr="002518C8">
        <w:rPr>
          <w:sz w:val="18"/>
        </w:rPr>
        <w:t>.</w:t>
      </w:r>
    </w:p>
    <w:p w14:paraId="78830237" w14:textId="77777777" w:rsidR="002518C8" w:rsidRPr="002518C8" w:rsidRDefault="002518C8" w:rsidP="002518C8">
      <w:pPr>
        <w:pStyle w:val="Bibliography"/>
        <w:rPr>
          <w:sz w:val="18"/>
        </w:rPr>
      </w:pPr>
      <w:r w:rsidRPr="002518C8">
        <w:rPr>
          <w:sz w:val="18"/>
        </w:rPr>
        <w:t xml:space="preserve">12. </w:t>
      </w:r>
      <w:r w:rsidRPr="002518C8">
        <w:rPr>
          <w:sz w:val="18"/>
        </w:rPr>
        <w:tab/>
        <w:t xml:space="preserve">Tularam, G.A.; Ilahee, M. Exponential Smoothing Method of Base Flow Separation and Its Impact on Continuous Loss Estimates. </w:t>
      </w:r>
      <w:r w:rsidRPr="002518C8">
        <w:rPr>
          <w:i/>
          <w:iCs/>
          <w:sz w:val="18"/>
        </w:rPr>
        <w:t>Am. J. Environ. Sci.</w:t>
      </w:r>
      <w:r w:rsidRPr="002518C8">
        <w:rPr>
          <w:sz w:val="18"/>
        </w:rPr>
        <w:t xml:space="preserve"> </w:t>
      </w:r>
      <w:r w:rsidRPr="002518C8">
        <w:rPr>
          <w:b/>
          <w:bCs/>
          <w:sz w:val="18"/>
        </w:rPr>
        <w:t>2008</w:t>
      </w:r>
      <w:r w:rsidRPr="002518C8">
        <w:rPr>
          <w:sz w:val="18"/>
        </w:rPr>
        <w:t xml:space="preserve">, </w:t>
      </w:r>
      <w:r w:rsidRPr="002518C8">
        <w:rPr>
          <w:i/>
          <w:iCs/>
          <w:sz w:val="18"/>
        </w:rPr>
        <w:t>4</w:t>
      </w:r>
      <w:r w:rsidRPr="002518C8">
        <w:rPr>
          <w:sz w:val="18"/>
        </w:rPr>
        <w:t>, 136–144, doi:10.3844/ajessp.2008.136.144.</w:t>
      </w:r>
    </w:p>
    <w:p w14:paraId="54F8E1A1" w14:textId="77777777" w:rsidR="002518C8" w:rsidRPr="002518C8" w:rsidRDefault="002518C8" w:rsidP="002518C8">
      <w:pPr>
        <w:pStyle w:val="Bibliography"/>
        <w:rPr>
          <w:sz w:val="18"/>
        </w:rPr>
      </w:pPr>
      <w:r w:rsidRPr="002518C8">
        <w:rPr>
          <w:sz w:val="18"/>
        </w:rPr>
        <w:t xml:space="preserve">13. </w:t>
      </w:r>
      <w:r w:rsidRPr="002518C8">
        <w:rPr>
          <w:sz w:val="18"/>
        </w:rPr>
        <w:tab/>
        <w:t xml:space="preserve">Sarailidis, G.; Vasiliades, L.; Loukas, A. Analysis of Streamflow Droughts Using Fixed and Variable Thresholds. </w:t>
      </w:r>
      <w:r w:rsidRPr="002518C8">
        <w:rPr>
          <w:i/>
          <w:iCs/>
          <w:sz w:val="18"/>
        </w:rPr>
        <w:t>Hydrol. Process.</w:t>
      </w:r>
      <w:r w:rsidRPr="002518C8">
        <w:rPr>
          <w:sz w:val="18"/>
        </w:rPr>
        <w:t xml:space="preserve"> </w:t>
      </w:r>
      <w:r w:rsidRPr="002518C8">
        <w:rPr>
          <w:b/>
          <w:bCs/>
          <w:sz w:val="18"/>
        </w:rPr>
        <w:t>2019</w:t>
      </w:r>
      <w:r w:rsidRPr="002518C8">
        <w:rPr>
          <w:sz w:val="18"/>
        </w:rPr>
        <w:t xml:space="preserve">, </w:t>
      </w:r>
      <w:r w:rsidRPr="002518C8">
        <w:rPr>
          <w:i/>
          <w:iCs/>
          <w:sz w:val="18"/>
        </w:rPr>
        <w:t>33</w:t>
      </w:r>
      <w:r w:rsidRPr="002518C8">
        <w:rPr>
          <w:sz w:val="18"/>
        </w:rPr>
        <w:t>, 414–431, doi:10.1002/hyp.13336.</w:t>
      </w:r>
    </w:p>
    <w:p w14:paraId="6AF4BBAC" w14:textId="77777777" w:rsidR="002518C8" w:rsidRPr="002518C8" w:rsidRDefault="002518C8" w:rsidP="002518C8">
      <w:pPr>
        <w:pStyle w:val="Bibliography"/>
        <w:rPr>
          <w:sz w:val="18"/>
        </w:rPr>
      </w:pPr>
      <w:r w:rsidRPr="002518C8">
        <w:rPr>
          <w:sz w:val="18"/>
        </w:rPr>
        <w:t xml:space="preserve">14. </w:t>
      </w:r>
      <w:r w:rsidRPr="002518C8">
        <w:rPr>
          <w:sz w:val="18"/>
        </w:rPr>
        <w:tab/>
        <w:t xml:space="preserve">Furey, P.R.; Gupta, V.K. A Physically Based Filter for Separating Base Flow from Streamflow Time Series. </w:t>
      </w:r>
      <w:r w:rsidRPr="002518C8">
        <w:rPr>
          <w:i/>
          <w:iCs/>
          <w:sz w:val="18"/>
        </w:rPr>
        <w:t>Water Resour. Res.</w:t>
      </w:r>
      <w:r w:rsidRPr="002518C8">
        <w:rPr>
          <w:sz w:val="18"/>
        </w:rPr>
        <w:t xml:space="preserve"> </w:t>
      </w:r>
      <w:r w:rsidRPr="002518C8">
        <w:rPr>
          <w:b/>
          <w:bCs/>
          <w:sz w:val="18"/>
        </w:rPr>
        <w:t>2001</w:t>
      </w:r>
      <w:r w:rsidRPr="002518C8">
        <w:rPr>
          <w:sz w:val="18"/>
        </w:rPr>
        <w:t xml:space="preserve">, </w:t>
      </w:r>
      <w:r w:rsidRPr="002518C8">
        <w:rPr>
          <w:i/>
          <w:iCs/>
          <w:sz w:val="18"/>
        </w:rPr>
        <w:t>37</w:t>
      </w:r>
      <w:r w:rsidRPr="002518C8">
        <w:rPr>
          <w:sz w:val="18"/>
        </w:rPr>
        <w:t>, 2709–2722, doi:10.1029/2001WR000243.</w:t>
      </w:r>
    </w:p>
    <w:p w14:paraId="49D09BB0" w14:textId="77777777" w:rsidR="002518C8" w:rsidRPr="002518C8" w:rsidRDefault="002518C8" w:rsidP="002518C8">
      <w:pPr>
        <w:pStyle w:val="Bibliography"/>
        <w:rPr>
          <w:sz w:val="18"/>
        </w:rPr>
      </w:pPr>
      <w:r w:rsidRPr="002518C8">
        <w:rPr>
          <w:sz w:val="18"/>
        </w:rPr>
        <w:t xml:space="preserve">15. </w:t>
      </w:r>
      <w:r w:rsidRPr="002518C8">
        <w:rPr>
          <w:sz w:val="18"/>
        </w:rPr>
        <w:tab/>
        <w:t xml:space="preserve">Ladson, T. A Standard Approach to Baseflow Separation Using the Lyne and Hollick Filter. </w:t>
      </w:r>
      <w:r w:rsidRPr="002518C8">
        <w:rPr>
          <w:i/>
          <w:iCs/>
          <w:sz w:val="18"/>
        </w:rPr>
        <w:t>Aust. J. Water Resour.</w:t>
      </w:r>
      <w:r w:rsidRPr="002518C8">
        <w:rPr>
          <w:sz w:val="18"/>
        </w:rPr>
        <w:t xml:space="preserve"> </w:t>
      </w:r>
      <w:r w:rsidRPr="002518C8">
        <w:rPr>
          <w:b/>
          <w:bCs/>
          <w:sz w:val="18"/>
        </w:rPr>
        <w:t>2013</w:t>
      </w:r>
      <w:r w:rsidRPr="002518C8">
        <w:rPr>
          <w:sz w:val="18"/>
        </w:rPr>
        <w:t xml:space="preserve">, </w:t>
      </w:r>
      <w:r w:rsidRPr="002518C8">
        <w:rPr>
          <w:i/>
          <w:iCs/>
          <w:sz w:val="18"/>
        </w:rPr>
        <w:t>17</w:t>
      </w:r>
      <w:r w:rsidRPr="002518C8">
        <w:rPr>
          <w:sz w:val="18"/>
        </w:rPr>
        <w:t>, 25–34, doi:10.7158/W12-028.2013.17.1.</w:t>
      </w:r>
    </w:p>
    <w:p w14:paraId="62F17F7C" w14:textId="77777777" w:rsidR="002518C8" w:rsidRPr="002518C8" w:rsidRDefault="002518C8" w:rsidP="002518C8">
      <w:pPr>
        <w:pStyle w:val="Bibliography"/>
        <w:rPr>
          <w:sz w:val="18"/>
        </w:rPr>
      </w:pPr>
      <w:r w:rsidRPr="002518C8">
        <w:rPr>
          <w:sz w:val="18"/>
        </w:rPr>
        <w:t xml:space="preserve">16. </w:t>
      </w:r>
      <w:r w:rsidRPr="002518C8">
        <w:rPr>
          <w:sz w:val="18"/>
        </w:rPr>
        <w:tab/>
        <w:t xml:space="preserve">Li, L.; Maier, H.R.; Lambert, M.F.; Simmons, C.T.; Partington, D. Framework for Assessing and Improving the Performance of Recursive Digital Filters for Baseflow Estimation with Application to the Lyne and Hollick Filter. </w:t>
      </w:r>
      <w:r w:rsidRPr="002518C8">
        <w:rPr>
          <w:i/>
          <w:iCs/>
          <w:sz w:val="18"/>
        </w:rPr>
        <w:t>Environ. Model. Softw.</w:t>
      </w:r>
      <w:r w:rsidRPr="002518C8">
        <w:rPr>
          <w:sz w:val="18"/>
        </w:rPr>
        <w:t xml:space="preserve"> </w:t>
      </w:r>
      <w:r w:rsidRPr="002518C8">
        <w:rPr>
          <w:b/>
          <w:bCs/>
          <w:sz w:val="18"/>
        </w:rPr>
        <w:t>2013</w:t>
      </w:r>
      <w:r w:rsidRPr="002518C8">
        <w:rPr>
          <w:sz w:val="18"/>
        </w:rPr>
        <w:t xml:space="preserve">, </w:t>
      </w:r>
      <w:r w:rsidRPr="002518C8">
        <w:rPr>
          <w:i/>
          <w:iCs/>
          <w:sz w:val="18"/>
        </w:rPr>
        <w:t>41</w:t>
      </w:r>
      <w:r w:rsidRPr="002518C8">
        <w:rPr>
          <w:sz w:val="18"/>
        </w:rPr>
        <w:t>, 163–175, doi:10.1016/j.envsoft.2012.11.009.</w:t>
      </w:r>
    </w:p>
    <w:p w14:paraId="65B49C00" w14:textId="77777777" w:rsidR="002518C8" w:rsidRPr="002518C8" w:rsidRDefault="002518C8" w:rsidP="002518C8">
      <w:pPr>
        <w:pStyle w:val="Bibliography"/>
        <w:rPr>
          <w:sz w:val="18"/>
        </w:rPr>
      </w:pPr>
      <w:r w:rsidRPr="002518C8">
        <w:rPr>
          <w:sz w:val="18"/>
        </w:rPr>
        <w:t xml:space="preserve">17. </w:t>
      </w:r>
      <w:r w:rsidRPr="002518C8">
        <w:rPr>
          <w:sz w:val="18"/>
        </w:rPr>
        <w:tab/>
        <w:t xml:space="preserve">Qiao, X.; Nelson, E.J.; Ames, D.P.; Li, Z.; David, C.H.; Williams, G.P.; Roberts, W.; Lozano, J.L.S.; Edwards, C.; Souffront, M. A Systems Approach to Routing Global Gridded Runoff through Local High-Resolution Stream Networks for Flood Early Warning Systems. </w:t>
      </w:r>
      <w:r w:rsidRPr="002518C8">
        <w:rPr>
          <w:i/>
          <w:iCs/>
          <w:sz w:val="18"/>
        </w:rPr>
        <w:t>Environ. Model. Softw.</w:t>
      </w:r>
      <w:r w:rsidRPr="002518C8">
        <w:rPr>
          <w:sz w:val="18"/>
        </w:rPr>
        <w:t xml:space="preserve"> </w:t>
      </w:r>
      <w:r w:rsidRPr="002518C8">
        <w:rPr>
          <w:b/>
          <w:bCs/>
          <w:sz w:val="18"/>
        </w:rPr>
        <w:t>2019</w:t>
      </w:r>
      <w:r w:rsidRPr="002518C8">
        <w:rPr>
          <w:sz w:val="18"/>
        </w:rPr>
        <w:t xml:space="preserve">, </w:t>
      </w:r>
      <w:r w:rsidRPr="002518C8">
        <w:rPr>
          <w:i/>
          <w:iCs/>
          <w:sz w:val="18"/>
        </w:rPr>
        <w:t>120</w:t>
      </w:r>
      <w:r w:rsidRPr="002518C8">
        <w:rPr>
          <w:sz w:val="18"/>
        </w:rPr>
        <w:t>, 104501.</w:t>
      </w:r>
    </w:p>
    <w:p w14:paraId="5CD191AD" w14:textId="77777777" w:rsidR="002518C8" w:rsidRPr="002518C8" w:rsidRDefault="002518C8" w:rsidP="002518C8">
      <w:pPr>
        <w:pStyle w:val="Bibliography"/>
        <w:rPr>
          <w:sz w:val="18"/>
        </w:rPr>
      </w:pPr>
      <w:r w:rsidRPr="002518C8">
        <w:rPr>
          <w:sz w:val="18"/>
        </w:rPr>
        <w:t xml:space="preserve">18. </w:t>
      </w:r>
      <w:r w:rsidRPr="002518C8">
        <w:rPr>
          <w:sz w:val="18"/>
        </w:rPr>
        <w:tab/>
        <w:t xml:space="preserve">Anderson, D.L.; Ames, D.P.; Yang, P. Quantitative Methods for Comparing Different Polyline Stream Network Models. </w:t>
      </w:r>
      <w:r w:rsidRPr="002518C8">
        <w:rPr>
          <w:i/>
          <w:iCs/>
          <w:sz w:val="18"/>
        </w:rPr>
        <w:t>J. Geogr. Inf. Syst.</w:t>
      </w:r>
      <w:r w:rsidRPr="002518C8">
        <w:rPr>
          <w:sz w:val="18"/>
        </w:rPr>
        <w:t xml:space="preserve"> </w:t>
      </w:r>
      <w:r w:rsidRPr="002518C8">
        <w:rPr>
          <w:b/>
          <w:bCs/>
          <w:sz w:val="18"/>
        </w:rPr>
        <w:t>2014</w:t>
      </w:r>
      <w:r w:rsidRPr="002518C8">
        <w:rPr>
          <w:sz w:val="18"/>
        </w:rPr>
        <w:t xml:space="preserve">, </w:t>
      </w:r>
      <w:r w:rsidRPr="002518C8">
        <w:rPr>
          <w:i/>
          <w:iCs/>
          <w:sz w:val="18"/>
        </w:rPr>
        <w:t>2014</w:t>
      </w:r>
      <w:r w:rsidRPr="002518C8">
        <w:rPr>
          <w:sz w:val="18"/>
        </w:rPr>
        <w:t>, doi:10.4236/jgis.2014.62010.</w:t>
      </w:r>
    </w:p>
    <w:p w14:paraId="6ECE8657" w14:textId="77777777" w:rsidR="002518C8" w:rsidRPr="002518C8" w:rsidRDefault="002518C8" w:rsidP="002518C8">
      <w:pPr>
        <w:pStyle w:val="Bibliography"/>
        <w:rPr>
          <w:sz w:val="18"/>
        </w:rPr>
      </w:pPr>
      <w:r w:rsidRPr="002518C8">
        <w:rPr>
          <w:sz w:val="18"/>
        </w:rPr>
        <w:t xml:space="preserve">19. </w:t>
      </w:r>
      <w:r w:rsidRPr="002518C8">
        <w:rPr>
          <w:sz w:val="18"/>
        </w:rPr>
        <w:tab/>
        <w:t xml:space="preserve">Ames, D.P.; Li, Z.; Qiao, X.; Tarboton, D.G.; Idaszak, R.; Horsburgh, J.S.; Merwade, V.; Miles, B.; Swain, N.R.; Lineberger, R.; et al. Web-Based Data Visualization and Analysis Using HydroShare and the Open Source Tethys Platform. </w:t>
      </w:r>
      <w:r w:rsidRPr="002518C8">
        <w:rPr>
          <w:i/>
          <w:iCs/>
          <w:sz w:val="18"/>
        </w:rPr>
        <w:t>AGU Fall Meet. Abstr.</w:t>
      </w:r>
      <w:r w:rsidRPr="002518C8">
        <w:rPr>
          <w:sz w:val="18"/>
        </w:rPr>
        <w:t xml:space="preserve"> </w:t>
      </w:r>
      <w:r w:rsidRPr="002518C8">
        <w:rPr>
          <w:b/>
          <w:bCs/>
          <w:sz w:val="18"/>
        </w:rPr>
        <w:t>2015</w:t>
      </w:r>
      <w:r w:rsidRPr="002518C8">
        <w:rPr>
          <w:sz w:val="18"/>
        </w:rPr>
        <w:t xml:space="preserve">, </w:t>
      </w:r>
      <w:r w:rsidRPr="002518C8">
        <w:rPr>
          <w:i/>
          <w:iCs/>
          <w:sz w:val="18"/>
        </w:rPr>
        <w:t>43</w:t>
      </w:r>
      <w:r w:rsidRPr="002518C8">
        <w:rPr>
          <w:sz w:val="18"/>
        </w:rPr>
        <w:t>, H43A-1473.</w:t>
      </w:r>
    </w:p>
    <w:p w14:paraId="0404B869" w14:textId="77777777" w:rsidR="002518C8" w:rsidRPr="002518C8" w:rsidRDefault="002518C8" w:rsidP="002518C8">
      <w:pPr>
        <w:pStyle w:val="Bibliography"/>
        <w:rPr>
          <w:sz w:val="18"/>
        </w:rPr>
      </w:pPr>
      <w:r w:rsidRPr="002518C8">
        <w:rPr>
          <w:sz w:val="18"/>
        </w:rPr>
        <w:t xml:space="preserve">20. </w:t>
      </w:r>
      <w:r w:rsidRPr="002518C8">
        <w:rPr>
          <w:sz w:val="18"/>
        </w:rPr>
        <w:tab/>
        <w:t xml:space="preserve">Cheng, L.; Zhang, L.; Brutsaert, W. Automated Selection of Pure Base Flows from Regular Daily Streamflow Data: Objective Algorithm. </w:t>
      </w:r>
      <w:r w:rsidRPr="002518C8">
        <w:rPr>
          <w:i/>
          <w:iCs/>
          <w:sz w:val="18"/>
        </w:rPr>
        <w:t>J. Hydrol. Eng.</w:t>
      </w:r>
      <w:r w:rsidRPr="002518C8">
        <w:rPr>
          <w:sz w:val="18"/>
        </w:rPr>
        <w:t xml:space="preserve"> </w:t>
      </w:r>
      <w:r w:rsidRPr="002518C8">
        <w:rPr>
          <w:b/>
          <w:bCs/>
          <w:sz w:val="18"/>
        </w:rPr>
        <w:t>2016</w:t>
      </w:r>
      <w:r w:rsidRPr="002518C8">
        <w:rPr>
          <w:sz w:val="18"/>
        </w:rPr>
        <w:t xml:space="preserve">, </w:t>
      </w:r>
      <w:r w:rsidRPr="002518C8">
        <w:rPr>
          <w:i/>
          <w:iCs/>
          <w:sz w:val="18"/>
        </w:rPr>
        <w:t>21</w:t>
      </w:r>
      <w:r w:rsidRPr="002518C8">
        <w:rPr>
          <w:sz w:val="18"/>
        </w:rPr>
        <w:t>, 06016008, doi:10.1061/(ASCE)HE.1943-5584.0001427.</w:t>
      </w:r>
    </w:p>
    <w:p w14:paraId="442350E9" w14:textId="77777777" w:rsidR="002518C8" w:rsidRPr="002518C8" w:rsidRDefault="002518C8" w:rsidP="002518C8">
      <w:pPr>
        <w:pStyle w:val="Bibliography"/>
        <w:rPr>
          <w:sz w:val="18"/>
        </w:rPr>
      </w:pPr>
      <w:r w:rsidRPr="002518C8">
        <w:rPr>
          <w:sz w:val="18"/>
        </w:rPr>
        <w:t xml:space="preserve">21. </w:t>
      </w:r>
      <w:r w:rsidRPr="002518C8">
        <w:rPr>
          <w:sz w:val="18"/>
        </w:rPr>
        <w:tab/>
        <w:t xml:space="preserve">Xie, J.; Liu, X.; Wang, K.; Yang, T.; Liang, K.; Liu, C. Evaluation of Typical Methods for Baseflow Separation in the Contiguous United States. </w:t>
      </w:r>
      <w:r w:rsidRPr="002518C8">
        <w:rPr>
          <w:i/>
          <w:iCs/>
          <w:sz w:val="18"/>
        </w:rPr>
        <w:t>J. Hydrol.</w:t>
      </w:r>
      <w:r w:rsidRPr="002518C8">
        <w:rPr>
          <w:sz w:val="18"/>
        </w:rPr>
        <w:t xml:space="preserve"> </w:t>
      </w:r>
      <w:r w:rsidRPr="002518C8">
        <w:rPr>
          <w:b/>
          <w:bCs/>
          <w:sz w:val="18"/>
        </w:rPr>
        <w:t>2020</w:t>
      </w:r>
      <w:r w:rsidRPr="002518C8">
        <w:rPr>
          <w:sz w:val="18"/>
        </w:rPr>
        <w:t xml:space="preserve">, </w:t>
      </w:r>
      <w:r w:rsidRPr="002518C8">
        <w:rPr>
          <w:i/>
          <w:iCs/>
          <w:sz w:val="18"/>
        </w:rPr>
        <w:t>583</w:t>
      </w:r>
      <w:r w:rsidRPr="002518C8">
        <w:rPr>
          <w:sz w:val="18"/>
        </w:rPr>
        <w:t>, 124628, doi:10.1016/j.jhydrol.2020.124628.</w:t>
      </w:r>
    </w:p>
    <w:p w14:paraId="67A0B1B2" w14:textId="6E5881E6" w:rsidR="008872F4" w:rsidRDefault="008872F4" w:rsidP="008872F4">
      <w:pPr>
        <w:pStyle w:val="MDPI71References"/>
        <w:numPr>
          <w:ilvl w:val="0"/>
          <w:numId w:val="0"/>
        </w:numPr>
        <w:ind w:left="425" w:hanging="425"/>
      </w:pPr>
      <w:r>
        <w:fldChar w:fldCharType="end"/>
      </w:r>
    </w:p>
    <w:p w14:paraId="6E3160B8" w14:textId="52B2E116" w:rsidR="00FF7D25" w:rsidRPr="00E90B5E" w:rsidRDefault="00E90B5E" w:rsidP="00E90B5E">
      <w:pPr>
        <w:pStyle w:val="MDPI63Notes"/>
      </w:pPr>
      <w:r w:rsidRPr="00E90B5E">
        <w:rPr>
          <w:b/>
        </w:rPr>
        <w:t>Disclaimer/Publisher’s Note:</w:t>
      </w:r>
      <w:r w:rsidRPr="00E90B5E">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r w:rsidR="001D761A">
        <w:t xml:space="preserve"> </w:t>
      </w:r>
    </w:p>
    <w:sectPr w:rsidR="00FF7D25" w:rsidRPr="00E90B5E" w:rsidSect="0097455E">
      <w:headerReference w:type="even" r:id="rId28"/>
      <w:headerReference w:type="default" r:id="rId29"/>
      <w:footerReference w:type="default" r:id="rId30"/>
      <w:headerReference w:type="first" r:id="rId31"/>
      <w:footerReference w:type="first" r:id="rId32"/>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Xueyi Li" w:date="2024-09-25T20:28:00Z" w:initials="XL">
    <w:p w14:paraId="6CAFEE57" w14:textId="77777777" w:rsidR="00B822CF" w:rsidRDefault="005048DA" w:rsidP="00B822CF">
      <w:pPr>
        <w:jc w:val="left"/>
      </w:pPr>
      <w:r>
        <w:rPr>
          <w:rStyle w:val="CommentReference"/>
        </w:rPr>
        <w:annotationRef/>
      </w:r>
      <w:r w:rsidR="00B822CF">
        <w:t>This citation format is just a number. Should I add the author names manually? Or there is another way to make it automatically?</w:t>
      </w:r>
    </w:p>
  </w:comment>
  <w:comment w:id="3" w:author="Norm Jones" w:date="2024-08-22T13:02:00Z" w:initials="NJ">
    <w:p w14:paraId="39AD657C" w14:textId="4E15A04D" w:rsidR="009F60EB" w:rsidRDefault="009F60EB" w:rsidP="009F60EB">
      <w:pPr>
        <w:jc w:val="left"/>
      </w:pPr>
      <w:r>
        <w:rPr>
          <w:rStyle w:val="CommentReference"/>
        </w:rPr>
        <w:annotationRef/>
      </w:r>
      <w:r>
        <w:rPr>
          <w:highlight w:val="lightGray"/>
        </w:rPr>
        <w:t>How to download and use the function</w:t>
      </w:r>
    </w:p>
    <w:p w14:paraId="413CC190" w14:textId="77777777" w:rsidR="009F60EB" w:rsidRDefault="009F60EB" w:rsidP="009F60EB">
      <w:pPr>
        <w:jc w:val="left"/>
      </w:pPr>
      <w:r>
        <w:rPr>
          <w:highlight w:val="lightGray"/>
        </w:rPr>
        <w:t>Reference to readthedocs</w:t>
      </w:r>
    </w:p>
  </w:comment>
  <w:comment w:id="7" w:author="Xueyi Li" w:date="2024-09-25T20:44:00Z" w:initials="XL">
    <w:p w14:paraId="378073B6" w14:textId="77777777" w:rsidR="00AE0E26" w:rsidRDefault="00AE0E26" w:rsidP="00AE0E26">
      <w:pPr>
        <w:jc w:val="left"/>
      </w:pPr>
      <w:r>
        <w:rPr>
          <w:rStyle w:val="CommentReference"/>
        </w:rPr>
        <w:annotationRef/>
      </w:r>
      <w:r>
        <w:t>Do I need to mention every detail like PyPI at the beginning? I also describe the installation later but they are in different contexts with different goals.</w:t>
      </w:r>
    </w:p>
  </w:comment>
  <w:comment w:id="13" w:author="Xueyi Li" w:date="2024-09-25T20:38:00Z" w:initials="XL">
    <w:p w14:paraId="21FC0FF5" w14:textId="5BC18A99" w:rsidR="00F77A94" w:rsidRDefault="00F77A94" w:rsidP="00F77A94">
      <w:pPr>
        <w:jc w:val="left"/>
      </w:pPr>
      <w:r>
        <w:rPr>
          <w:rStyle w:val="CommentReference"/>
        </w:rPr>
        <w:annotationRef/>
      </w:r>
      <w:r>
        <w:t>I feel I repeat this in many parts. 😭 Is that necessary?</w:t>
      </w:r>
    </w:p>
  </w:comment>
  <w:comment w:id="16" w:author="Xueyi Li" w:date="2024-09-25T20:51:00Z" w:initials="XL">
    <w:p w14:paraId="24687B77" w14:textId="77777777" w:rsidR="001B2F7D" w:rsidRDefault="001B2F7D" w:rsidP="001B2F7D">
      <w:pPr>
        <w:jc w:val="left"/>
      </w:pPr>
      <w:r>
        <w:rPr>
          <w:rStyle w:val="CommentReference"/>
        </w:rPr>
        <w:annotationRef/>
      </w:r>
      <w:r>
        <w:t>The reference part is weird. (if just has numbers)</w:t>
      </w:r>
    </w:p>
  </w:comment>
  <w:comment w:id="17" w:author="Norm Jones" w:date="2024-08-22T14:31:00Z" w:initials="NJ">
    <w:p w14:paraId="49C00585" w14:textId="66CC1089" w:rsidR="008F3D8B" w:rsidRDefault="008F3D8B" w:rsidP="008F3D8B">
      <w:pPr>
        <w:jc w:val="left"/>
      </w:pPr>
      <w:r>
        <w:rPr>
          <w:rStyle w:val="CommentReference"/>
        </w:rPr>
        <w:annotationRef/>
      </w:r>
      <w:r>
        <w:t>Describe in more detail. List the arguments and return values that are common to most/all functions. Also show one example function.</w:t>
      </w:r>
    </w:p>
  </w:comment>
  <w:comment w:id="19" w:author="Norm Jones" w:date="2024-09-11T15:20:00Z" w:initials="NJ">
    <w:p w14:paraId="5F84D024" w14:textId="77777777" w:rsidR="00CC6650" w:rsidRDefault="00CC6650" w:rsidP="00CC6650">
      <w:pPr>
        <w:jc w:val="left"/>
      </w:pPr>
      <w:r>
        <w:rPr>
          <w:rStyle w:val="CommentReference"/>
        </w:rPr>
        <w:annotationRef/>
      </w:r>
      <w:r>
        <w:t>Add caption</w:t>
      </w:r>
    </w:p>
  </w:comment>
  <w:comment w:id="23" w:author="Xueyi Li" w:date="2024-09-25T21:38:00Z" w:initials="XL">
    <w:p w14:paraId="62E57293" w14:textId="77777777" w:rsidR="00BB73C7" w:rsidRDefault="00BB73C7" w:rsidP="00BB73C7">
      <w:pPr>
        <w:jc w:val="left"/>
      </w:pPr>
      <w:r>
        <w:rPr>
          <w:rStyle w:val="CommentReference"/>
        </w:rPr>
        <w:annotationRef/>
      </w:r>
      <w:r>
        <w:t>equation?</w:t>
      </w:r>
    </w:p>
  </w:comment>
  <w:comment w:id="31" w:author="Norm Jones" w:date="2024-08-22T13:04:00Z" w:initials="NJ">
    <w:p w14:paraId="6431FD57" w14:textId="253A1456" w:rsidR="009638BC" w:rsidRDefault="009638BC" w:rsidP="009638BC">
      <w:pPr>
        <w:jc w:val="left"/>
      </w:pPr>
      <w:r>
        <w:rPr>
          <w:rStyle w:val="CommentReference"/>
        </w:rPr>
        <w:annotationRef/>
      </w:r>
      <w:r>
        <w:t>You can describe this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CAFEE57" w15:done="0"/>
  <w15:commentEx w15:paraId="413CC190" w15:done="1"/>
  <w15:commentEx w15:paraId="378073B6" w15:done="0"/>
  <w15:commentEx w15:paraId="21FC0FF5" w15:done="0"/>
  <w15:commentEx w15:paraId="24687B77" w15:done="0"/>
  <w15:commentEx w15:paraId="49C00585" w15:done="1"/>
  <w15:commentEx w15:paraId="5F84D024" w15:done="1"/>
  <w15:commentEx w15:paraId="62E57293" w15:done="0"/>
  <w15:commentEx w15:paraId="6431FD5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25662F2" w16cex:dateUtc="2024-09-26T02:28:00Z"/>
  <w16cex:commentExtensible w16cex:durableId="3E7BBA15" w16cex:dateUtc="2024-08-22T19:02:00Z"/>
  <w16cex:commentExtensible w16cex:durableId="72C02246" w16cex:dateUtc="2024-09-26T02:44:00Z"/>
  <w16cex:commentExtensible w16cex:durableId="06C85F6B" w16cex:dateUtc="2024-09-26T02:38:00Z"/>
  <w16cex:commentExtensible w16cex:durableId="78AA370A" w16cex:dateUtc="2024-09-26T02:51:00Z"/>
  <w16cex:commentExtensible w16cex:durableId="090D9AB0" w16cex:dateUtc="2024-08-22T20:31:00Z"/>
  <w16cex:commentExtensible w16cex:durableId="4745D5FA" w16cex:dateUtc="2024-09-11T21:20:00Z"/>
  <w16cex:commentExtensible w16cex:durableId="6A866A9F" w16cex:dateUtc="2024-09-26T03:38:00Z"/>
  <w16cex:commentExtensible w16cex:durableId="46CEC0C9" w16cex:dateUtc="2024-08-22T1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CAFEE57" w16cid:durableId="325662F2"/>
  <w16cid:commentId w16cid:paraId="413CC190" w16cid:durableId="3E7BBA15"/>
  <w16cid:commentId w16cid:paraId="378073B6" w16cid:durableId="72C02246"/>
  <w16cid:commentId w16cid:paraId="21FC0FF5" w16cid:durableId="06C85F6B"/>
  <w16cid:commentId w16cid:paraId="24687B77" w16cid:durableId="78AA370A"/>
  <w16cid:commentId w16cid:paraId="49C00585" w16cid:durableId="090D9AB0"/>
  <w16cid:commentId w16cid:paraId="5F84D024" w16cid:durableId="4745D5FA"/>
  <w16cid:commentId w16cid:paraId="62E57293" w16cid:durableId="6A866A9F"/>
  <w16cid:commentId w16cid:paraId="6431FD57" w16cid:durableId="46CEC0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BEFBA1" w14:textId="77777777" w:rsidR="007902BF" w:rsidRDefault="007902BF">
      <w:pPr>
        <w:spacing w:line="240" w:lineRule="auto"/>
      </w:pPr>
      <w:r>
        <w:separator/>
      </w:r>
    </w:p>
  </w:endnote>
  <w:endnote w:type="continuationSeparator" w:id="0">
    <w:p w14:paraId="417BF1F9" w14:textId="77777777" w:rsidR="007902BF" w:rsidRDefault="007902BF">
      <w:pPr>
        <w:spacing w:line="240" w:lineRule="auto"/>
      </w:pPr>
      <w:r>
        <w:continuationSeparator/>
      </w:r>
    </w:p>
  </w:endnote>
  <w:endnote w:type="continuationNotice" w:id="1">
    <w:p w14:paraId="289412BD" w14:textId="77777777" w:rsidR="007902BF" w:rsidRDefault="007902B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128F57" w14:textId="77777777" w:rsidR="0095155E" w:rsidRPr="00865169" w:rsidRDefault="0095155E" w:rsidP="0095155E">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12AC4" w14:textId="77777777" w:rsidR="0003118F" w:rsidRDefault="0003118F" w:rsidP="00046332">
    <w:pPr>
      <w:pBdr>
        <w:top w:val="single" w:sz="4" w:space="0" w:color="000000"/>
      </w:pBdr>
      <w:tabs>
        <w:tab w:val="right" w:pos="8844"/>
      </w:tabs>
      <w:adjustRightInd w:val="0"/>
      <w:snapToGrid w:val="0"/>
      <w:spacing w:before="480" w:line="100" w:lineRule="exact"/>
      <w:jc w:val="left"/>
      <w:rPr>
        <w:i/>
        <w:sz w:val="16"/>
        <w:szCs w:val="16"/>
      </w:rPr>
    </w:pPr>
  </w:p>
  <w:p w14:paraId="3E1292A5" w14:textId="77777777" w:rsidR="0095155E" w:rsidRPr="00372FCD" w:rsidRDefault="0095155E" w:rsidP="008101CF">
    <w:pPr>
      <w:tabs>
        <w:tab w:val="right" w:pos="10466"/>
      </w:tabs>
      <w:adjustRightInd w:val="0"/>
      <w:snapToGrid w:val="0"/>
      <w:spacing w:line="240" w:lineRule="auto"/>
      <w:rPr>
        <w:sz w:val="16"/>
        <w:szCs w:val="16"/>
        <w:lang w:val="fr-CH"/>
      </w:rPr>
    </w:pPr>
    <w:r w:rsidRPr="007069AD">
      <w:rPr>
        <w:i/>
        <w:sz w:val="16"/>
        <w:szCs w:val="16"/>
      </w:rPr>
      <w:t>Hydrology</w:t>
    </w:r>
    <w:r>
      <w:rPr>
        <w:i/>
        <w:sz w:val="16"/>
        <w:szCs w:val="16"/>
      </w:rPr>
      <w:t xml:space="preserve"> </w:t>
    </w:r>
    <w:r w:rsidR="00783393">
      <w:rPr>
        <w:b/>
        <w:bCs/>
        <w:iCs/>
        <w:sz w:val="16"/>
        <w:szCs w:val="16"/>
      </w:rPr>
      <w:t>2024</w:t>
    </w:r>
    <w:r w:rsidR="001163AD" w:rsidRPr="001163AD">
      <w:rPr>
        <w:bCs/>
        <w:iCs/>
        <w:sz w:val="16"/>
        <w:szCs w:val="16"/>
      </w:rPr>
      <w:t>,</w:t>
    </w:r>
    <w:r w:rsidR="00783393">
      <w:rPr>
        <w:bCs/>
        <w:i/>
        <w:iCs/>
        <w:sz w:val="16"/>
        <w:szCs w:val="16"/>
      </w:rPr>
      <w:t xml:space="preserve"> 11</w:t>
    </w:r>
    <w:r w:rsidR="001163AD" w:rsidRPr="001163AD">
      <w:rPr>
        <w:bCs/>
        <w:iCs/>
        <w:sz w:val="16"/>
        <w:szCs w:val="16"/>
      </w:rPr>
      <w:t xml:space="preserve">, </w:t>
    </w:r>
    <w:r w:rsidR="00E949CE">
      <w:rPr>
        <w:bCs/>
        <w:iCs/>
        <w:sz w:val="16"/>
        <w:szCs w:val="16"/>
      </w:rPr>
      <w:t>x</w:t>
    </w:r>
    <w:r w:rsidR="0003118F">
      <w:rPr>
        <w:bCs/>
        <w:iCs/>
        <w:sz w:val="16"/>
        <w:szCs w:val="16"/>
      </w:rPr>
      <w:t>. https://doi.org/10.3390/xxxxx</w:t>
    </w:r>
    <w:r w:rsidR="008101CF" w:rsidRPr="00372FCD">
      <w:rPr>
        <w:sz w:val="16"/>
        <w:szCs w:val="16"/>
        <w:lang w:val="fr-CH"/>
      </w:rPr>
      <w:tab/>
    </w:r>
    <w:r w:rsidRPr="00372FCD">
      <w:rPr>
        <w:sz w:val="16"/>
        <w:szCs w:val="16"/>
        <w:lang w:val="fr-CH"/>
      </w:rPr>
      <w:t>www.mdpi.com/journal/</w:t>
    </w:r>
    <w:r w:rsidRPr="007069AD">
      <w:rPr>
        <w:sz w:val="16"/>
        <w:szCs w:val="16"/>
      </w:rPr>
      <w:t>hydrology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DF4258" w14:textId="77777777" w:rsidR="007902BF" w:rsidRDefault="007902BF">
      <w:pPr>
        <w:spacing w:line="240" w:lineRule="auto"/>
      </w:pPr>
      <w:r>
        <w:separator/>
      </w:r>
    </w:p>
  </w:footnote>
  <w:footnote w:type="continuationSeparator" w:id="0">
    <w:p w14:paraId="4F375D06" w14:textId="77777777" w:rsidR="007902BF" w:rsidRDefault="007902BF">
      <w:pPr>
        <w:spacing w:line="240" w:lineRule="auto"/>
      </w:pPr>
      <w:r>
        <w:continuationSeparator/>
      </w:r>
    </w:p>
  </w:footnote>
  <w:footnote w:type="continuationNotice" w:id="1">
    <w:p w14:paraId="6E6579B8" w14:textId="77777777" w:rsidR="007902BF" w:rsidRDefault="007902B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7CE82" w14:textId="77777777" w:rsidR="0095155E" w:rsidRDefault="0095155E" w:rsidP="0095155E">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7BAD04" w14:textId="77777777" w:rsidR="0003118F" w:rsidRDefault="0095155E" w:rsidP="008101CF">
    <w:pPr>
      <w:tabs>
        <w:tab w:val="right" w:pos="10466"/>
      </w:tabs>
      <w:adjustRightInd w:val="0"/>
      <w:snapToGrid w:val="0"/>
      <w:spacing w:line="240" w:lineRule="auto"/>
      <w:rPr>
        <w:sz w:val="16"/>
      </w:rPr>
    </w:pPr>
    <w:r>
      <w:rPr>
        <w:i/>
        <w:sz w:val="16"/>
      </w:rPr>
      <w:t xml:space="preserve">Hydrology </w:t>
    </w:r>
    <w:r w:rsidR="00783393">
      <w:rPr>
        <w:b/>
        <w:sz w:val="16"/>
      </w:rPr>
      <w:t>2024</w:t>
    </w:r>
    <w:r w:rsidR="001163AD" w:rsidRPr="001163AD">
      <w:rPr>
        <w:sz w:val="16"/>
      </w:rPr>
      <w:t>,</w:t>
    </w:r>
    <w:r w:rsidR="00783393">
      <w:rPr>
        <w:i/>
        <w:sz w:val="16"/>
      </w:rPr>
      <w:t xml:space="preserve"> 11</w:t>
    </w:r>
    <w:r w:rsidR="00E949CE">
      <w:rPr>
        <w:sz w:val="16"/>
      </w:rPr>
      <w:t>, x FOR PEER REVIEW</w:t>
    </w:r>
    <w:r w:rsidR="008101CF">
      <w:rPr>
        <w:sz w:val="16"/>
      </w:rPr>
      <w:tab/>
    </w:r>
    <w:r w:rsidR="00E949CE">
      <w:rPr>
        <w:sz w:val="16"/>
      </w:rPr>
      <w:fldChar w:fldCharType="begin"/>
    </w:r>
    <w:r w:rsidR="00E949CE">
      <w:rPr>
        <w:sz w:val="16"/>
      </w:rPr>
      <w:instrText xml:space="preserve"> PAGE   \* MERGEFORMAT </w:instrText>
    </w:r>
    <w:r w:rsidR="00E949CE">
      <w:rPr>
        <w:sz w:val="16"/>
      </w:rPr>
      <w:fldChar w:fldCharType="separate"/>
    </w:r>
    <w:r w:rsidR="001412FE">
      <w:rPr>
        <w:sz w:val="16"/>
      </w:rPr>
      <w:t>4</w:t>
    </w:r>
    <w:r w:rsidR="00E949CE">
      <w:rPr>
        <w:sz w:val="16"/>
      </w:rPr>
      <w:fldChar w:fldCharType="end"/>
    </w:r>
    <w:r w:rsidR="00E949CE">
      <w:rPr>
        <w:sz w:val="16"/>
      </w:rPr>
      <w:t xml:space="preserve"> of </w:t>
    </w:r>
    <w:r w:rsidR="00E949CE">
      <w:rPr>
        <w:sz w:val="16"/>
      </w:rPr>
      <w:fldChar w:fldCharType="begin"/>
    </w:r>
    <w:r w:rsidR="00E949CE">
      <w:rPr>
        <w:sz w:val="16"/>
      </w:rPr>
      <w:instrText xml:space="preserve"> NUMPAGES   \* MERGEFORMAT </w:instrText>
    </w:r>
    <w:r w:rsidR="00E949CE">
      <w:rPr>
        <w:sz w:val="16"/>
      </w:rPr>
      <w:fldChar w:fldCharType="separate"/>
    </w:r>
    <w:r w:rsidR="001412FE">
      <w:rPr>
        <w:sz w:val="16"/>
      </w:rPr>
      <w:t>5</w:t>
    </w:r>
    <w:r w:rsidR="00E949CE">
      <w:rPr>
        <w:sz w:val="16"/>
      </w:rPr>
      <w:fldChar w:fldCharType="end"/>
    </w:r>
  </w:p>
  <w:p w14:paraId="1EA935F7" w14:textId="77777777" w:rsidR="0095155E" w:rsidRPr="00CE7E4F" w:rsidRDefault="0095155E" w:rsidP="00046332">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03118F" w:rsidRPr="008101CF" w14:paraId="649F4979" w14:textId="77777777" w:rsidTr="00862C5E">
      <w:trPr>
        <w:trHeight w:val="686"/>
      </w:trPr>
      <w:tc>
        <w:tcPr>
          <w:tcW w:w="3679" w:type="dxa"/>
          <w:shd w:val="clear" w:color="auto" w:fill="auto"/>
          <w:vAlign w:val="center"/>
        </w:tcPr>
        <w:p w14:paraId="45E310F8" w14:textId="77777777" w:rsidR="0003118F" w:rsidRPr="00644886" w:rsidRDefault="0079161B" w:rsidP="008101CF">
          <w:pPr>
            <w:pStyle w:val="Header"/>
            <w:pBdr>
              <w:bottom w:val="none" w:sz="0" w:space="0" w:color="auto"/>
            </w:pBdr>
            <w:jc w:val="left"/>
            <w:rPr>
              <w:rFonts w:eastAsia="DengXian"/>
              <w:b/>
              <w:bCs/>
            </w:rPr>
          </w:pPr>
          <w:r w:rsidRPr="00644886">
            <w:rPr>
              <w:rFonts w:eastAsia="DengXian"/>
              <w:b/>
              <w:bCs/>
              <w:noProof/>
            </w:rPr>
            <w:drawing>
              <wp:inline distT="0" distB="0" distL="0" distR="0" wp14:anchorId="79A1EAAF" wp14:editId="53B530FC">
                <wp:extent cx="1641475" cy="429260"/>
                <wp:effectExtent l="0" t="0" r="0" b="0"/>
                <wp:docPr id="1" name="Picture 5" descr="C:\Users\home\Desktop\logos\带白边的logo\Dentistry-J.Imaging\Hydrology\hydrolog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ome\Desktop\logos\带白边的logo\Dentistry-J.Imaging\Hydrology\hydrology.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1475" cy="429260"/>
                        </a:xfrm>
                        <a:prstGeom prst="rect">
                          <a:avLst/>
                        </a:prstGeom>
                        <a:noFill/>
                        <a:ln>
                          <a:noFill/>
                        </a:ln>
                      </pic:spPr>
                    </pic:pic>
                  </a:graphicData>
                </a:graphic>
              </wp:inline>
            </w:drawing>
          </w:r>
        </w:p>
      </w:tc>
      <w:tc>
        <w:tcPr>
          <w:tcW w:w="4535" w:type="dxa"/>
          <w:shd w:val="clear" w:color="auto" w:fill="auto"/>
          <w:vAlign w:val="center"/>
        </w:tcPr>
        <w:p w14:paraId="330EC852" w14:textId="77777777" w:rsidR="0003118F" w:rsidRPr="00644886" w:rsidRDefault="0003118F" w:rsidP="008101CF">
          <w:pPr>
            <w:pStyle w:val="Header"/>
            <w:pBdr>
              <w:bottom w:val="none" w:sz="0" w:space="0" w:color="auto"/>
            </w:pBdr>
            <w:rPr>
              <w:rFonts w:eastAsia="DengXian"/>
              <w:b/>
              <w:bCs/>
            </w:rPr>
          </w:pPr>
        </w:p>
      </w:tc>
      <w:tc>
        <w:tcPr>
          <w:tcW w:w="2273" w:type="dxa"/>
          <w:shd w:val="clear" w:color="auto" w:fill="auto"/>
          <w:vAlign w:val="center"/>
        </w:tcPr>
        <w:p w14:paraId="5927BD8A" w14:textId="77777777" w:rsidR="0003118F" w:rsidRPr="00644886" w:rsidRDefault="00862C5E" w:rsidP="00862C5E">
          <w:pPr>
            <w:pStyle w:val="Header"/>
            <w:pBdr>
              <w:bottom w:val="none" w:sz="0" w:space="0" w:color="auto"/>
            </w:pBdr>
            <w:jc w:val="right"/>
            <w:rPr>
              <w:rFonts w:eastAsia="DengXian"/>
              <w:b/>
              <w:bCs/>
            </w:rPr>
          </w:pPr>
          <w:r>
            <w:rPr>
              <w:rFonts w:eastAsia="DengXian"/>
              <w:b/>
              <w:bCs/>
              <w:noProof/>
            </w:rPr>
            <w:drawing>
              <wp:inline distT="0" distB="0" distL="0" distR="0" wp14:anchorId="692525A9" wp14:editId="5122B6BC">
                <wp:extent cx="540000" cy="360000"/>
                <wp:effectExtent l="0" t="0" r="0" b="2540"/>
                <wp:docPr id="495823905" name="Picture 1"/>
                <wp:cNvGraphicFramePr/>
                <a:graphic xmlns:a="http://schemas.openxmlformats.org/drawingml/2006/main">
                  <a:graphicData uri="http://schemas.openxmlformats.org/drawingml/2006/picture">
                    <pic:pic xmlns:pic="http://schemas.openxmlformats.org/drawingml/2006/picture">
                      <pic:nvPicPr>
                        <pic:cNvPr id="495823905" name=""/>
                        <pic:cNvPicPr/>
                      </pic:nvPicPr>
                      <pic:blipFill>
                        <a:blip r:embed="rId2"/>
                        <a:stretch>
                          <a:fillRect/>
                        </a:stretch>
                      </pic:blipFill>
                      <pic:spPr>
                        <a:xfrm>
                          <a:off x="0" y="0"/>
                          <a:ext cx="540000" cy="360000"/>
                        </a:xfrm>
                        <a:prstGeom prst="rect">
                          <a:avLst/>
                        </a:prstGeom>
                      </pic:spPr>
                    </pic:pic>
                  </a:graphicData>
                </a:graphic>
              </wp:inline>
            </w:drawing>
          </w:r>
        </w:p>
      </w:tc>
    </w:tr>
  </w:tbl>
  <w:p w14:paraId="4DD287D7" w14:textId="77777777" w:rsidR="0095155E" w:rsidRPr="0003118F" w:rsidRDefault="0095155E" w:rsidP="00046332">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B3110A"/>
    <w:multiLevelType w:val="hybridMultilevel"/>
    <w:tmpl w:val="F67A4B56"/>
    <w:lvl w:ilvl="0" w:tplc="763EC108">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CD223E1C"/>
    <w:lvl w:ilvl="0" w:tplc="432C3FC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4D65FE"/>
    <w:multiLevelType w:val="hybridMultilevel"/>
    <w:tmpl w:val="FC72482A"/>
    <w:lvl w:ilvl="0" w:tplc="21D2DE2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3"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6663C3"/>
    <w:multiLevelType w:val="hybridMultilevel"/>
    <w:tmpl w:val="DE8E87C6"/>
    <w:lvl w:ilvl="0" w:tplc="118CA4E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5C8D6308"/>
    <w:multiLevelType w:val="multilevel"/>
    <w:tmpl w:val="5750FD7A"/>
    <w:lvl w:ilvl="0">
      <w:start w:val="1"/>
      <w:numFmt w:val="decimal"/>
      <w:pStyle w:val="MDPI21heading1"/>
      <w:lvlText w:val="%1"/>
      <w:lvlJc w:val="left"/>
      <w:pPr>
        <w:ind w:left="3040" w:hanging="432"/>
      </w:pPr>
      <w:rPr>
        <w:rFonts w:hint="default"/>
      </w:rPr>
    </w:lvl>
    <w:lvl w:ilvl="1">
      <w:start w:val="1"/>
      <w:numFmt w:val="decimal"/>
      <w:pStyle w:val="MDPI22heading2"/>
      <w:lvlText w:val="%1.%2"/>
      <w:lvlJc w:val="left"/>
      <w:pPr>
        <w:ind w:left="3184" w:hanging="576"/>
      </w:pPr>
      <w:rPr>
        <w:rFonts w:hint="default"/>
      </w:rPr>
    </w:lvl>
    <w:lvl w:ilvl="2">
      <w:start w:val="1"/>
      <w:numFmt w:val="decimal"/>
      <w:pStyle w:val="MDPI23heading3"/>
      <w:lvlText w:val="%1.%2.%3"/>
      <w:lvlJc w:val="left"/>
      <w:pPr>
        <w:ind w:left="3328" w:hanging="720"/>
      </w:pPr>
      <w:rPr>
        <w:rFonts w:hint="default"/>
      </w:rPr>
    </w:lvl>
    <w:lvl w:ilvl="3">
      <w:start w:val="1"/>
      <w:numFmt w:val="decimal"/>
      <w:pStyle w:val="Heading4"/>
      <w:lvlText w:val="%1.%2.%3.%4"/>
      <w:lvlJc w:val="left"/>
      <w:pPr>
        <w:ind w:left="3472" w:hanging="864"/>
      </w:pPr>
      <w:rPr>
        <w:rFonts w:hint="default"/>
      </w:rPr>
    </w:lvl>
    <w:lvl w:ilvl="4">
      <w:start w:val="1"/>
      <w:numFmt w:val="decimal"/>
      <w:pStyle w:val="Heading5"/>
      <w:lvlText w:val="%1.%2.%3.%4.%5"/>
      <w:lvlJc w:val="left"/>
      <w:pPr>
        <w:ind w:left="3616" w:hanging="1008"/>
      </w:pPr>
      <w:rPr>
        <w:rFonts w:hint="default"/>
      </w:rPr>
    </w:lvl>
    <w:lvl w:ilvl="5">
      <w:start w:val="1"/>
      <w:numFmt w:val="decimal"/>
      <w:pStyle w:val="Heading6"/>
      <w:lvlText w:val="%1.%2.%3.%4.%5.%6"/>
      <w:lvlJc w:val="left"/>
      <w:pPr>
        <w:ind w:left="3760" w:hanging="1152"/>
      </w:pPr>
      <w:rPr>
        <w:rFonts w:hint="default"/>
      </w:rPr>
    </w:lvl>
    <w:lvl w:ilvl="6">
      <w:start w:val="1"/>
      <w:numFmt w:val="decimal"/>
      <w:pStyle w:val="Heading7"/>
      <w:lvlText w:val="%1.%2.%3.%4.%5.%6.%7"/>
      <w:lvlJc w:val="left"/>
      <w:pPr>
        <w:ind w:left="3904" w:hanging="1296"/>
      </w:pPr>
      <w:rPr>
        <w:rFonts w:hint="default"/>
      </w:rPr>
    </w:lvl>
    <w:lvl w:ilvl="7">
      <w:start w:val="1"/>
      <w:numFmt w:val="decimal"/>
      <w:pStyle w:val="Heading8"/>
      <w:lvlText w:val="%1.%2.%3.%4.%5.%6.%7.%8"/>
      <w:lvlJc w:val="left"/>
      <w:pPr>
        <w:ind w:left="4048" w:hanging="1440"/>
      </w:pPr>
      <w:rPr>
        <w:rFonts w:hint="default"/>
      </w:rPr>
    </w:lvl>
    <w:lvl w:ilvl="8">
      <w:start w:val="1"/>
      <w:numFmt w:val="decimal"/>
      <w:pStyle w:val="Heading9"/>
      <w:lvlText w:val="%1.%2.%3.%4.%5.%6.%7.%8.%9"/>
      <w:lvlJc w:val="left"/>
      <w:pPr>
        <w:ind w:left="4192" w:hanging="1584"/>
      </w:pPr>
      <w:rPr>
        <w:rFonts w:hint="default"/>
      </w:rPr>
    </w:lvl>
  </w:abstractNum>
  <w:abstractNum w:abstractNumId="12" w15:restartNumberingAfterBreak="0">
    <w:nsid w:val="66951FD7"/>
    <w:multiLevelType w:val="hybridMultilevel"/>
    <w:tmpl w:val="401CDAFA"/>
    <w:lvl w:ilvl="0" w:tplc="04090001">
      <w:start w:val="1"/>
      <w:numFmt w:val="bullet"/>
      <w:lvlText w:val=""/>
      <w:lvlJc w:val="left"/>
      <w:pPr>
        <w:ind w:left="3753" w:hanging="360"/>
      </w:pPr>
      <w:rPr>
        <w:rFonts w:ascii="Symbol" w:hAnsi="Symbol" w:hint="default"/>
      </w:rPr>
    </w:lvl>
    <w:lvl w:ilvl="1" w:tplc="04090003">
      <w:start w:val="1"/>
      <w:numFmt w:val="bullet"/>
      <w:lvlText w:val="o"/>
      <w:lvlJc w:val="left"/>
      <w:pPr>
        <w:ind w:left="4473" w:hanging="360"/>
      </w:pPr>
      <w:rPr>
        <w:rFonts w:ascii="Courier New" w:hAnsi="Courier New" w:cs="Courier New" w:hint="default"/>
      </w:rPr>
    </w:lvl>
    <w:lvl w:ilvl="2" w:tplc="04090005" w:tentative="1">
      <w:start w:val="1"/>
      <w:numFmt w:val="bullet"/>
      <w:lvlText w:val=""/>
      <w:lvlJc w:val="left"/>
      <w:pPr>
        <w:ind w:left="5193" w:hanging="360"/>
      </w:pPr>
      <w:rPr>
        <w:rFonts w:ascii="Wingdings" w:hAnsi="Wingdings" w:hint="default"/>
      </w:rPr>
    </w:lvl>
    <w:lvl w:ilvl="3" w:tplc="04090001" w:tentative="1">
      <w:start w:val="1"/>
      <w:numFmt w:val="bullet"/>
      <w:lvlText w:val=""/>
      <w:lvlJc w:val="left"/>
      <w:pPr>
        <w:ind w:left="5913" w:hanging="360"/>
      </w:pPr>
      <w:rPr>
        <w:rFonts w:ascii="Symbol" w:hAnsi="Symbol" w:hint="default"/>
      </w:rPr>
    </w:lvl>
    <w:lvl w:ilvl="4" w:tplc="04090003" w:tentative="1">
      <w:start w:val="1"/>
      <w:numFmt w:val="bullet"/>
      <w:lvlText w:val="o"/>
      <w:lvlJc w:val="left"/>
      <w:pPr>
        <w:ind w:left="6633" w:hanging="360"/>
      </w:pPr>
      <w:rPr>
        <w:rFonts w:ascii="Courier New" w:hAnsi="Courier New" w:cs="Courier New" w:hint="default"/>
      </w:rPr>
    </w:lvl>
    <w:lvl w:ilvl="5" w:tplc="04090005" w:tentative="1">
      <w:start w:val="1"/>
      <w:numFmt w:val="bullet"/>
      <w:lvlText w:val=""/>
      <w:lvlJc w:val="left"/>
      <w:pPr>
        <w:ind w:left="7353" w:hanging="360"/>
      </w:pPr>
      <w:rPr>
        <w:rFonts w:ascii="Wingdings" w:hAnsi="Wingdings" w:hint="default"/>
      </w:rPr>
    </w:lvl>
    <w:lvl w:ilvl="6" w:tplc="04090001" w:tentative="1">
      <w:start w:val="1"/>
      <w:numFmt w:val="bullet"/>
      <w:lvlText w:val=""/>
      <w:lvlJc w:val="left"/>
      <w:pPr>
        <w:ind w:left="8073" w:hanging="360"/>
      </w:pPr>
      <w:rPr>
        <w:rFonts w:ascii="Symbol" w:hAnsi="Symbol" w:hint="default"/>
      </w:rPr>
    </w:lvl>
    <w:lvl w:ilvl="7" w:tplc="04090003" w:tentative="1">
      <w:start w:val="1"/>
      <w:numFmt w:val="bullet"/>
      <w:lvlText w:val="o"/>
      <w:lvlJc w:val="left"/>
      <w:pPr>
        <w:ind w:left="8793" w:hanging="360"/>
      </w:pPr>
      <w:rPr>
        <w:rFonts w:ascii="Courier New" w:hAnsi="Courier New" w:cs="Courier New" w:hint="default"/>
      </w:rPr>
    </w:lvl>
    <w:lvl w:ilvl="8" w:tplc="04090005" w:tentative="1">
      <w:start w:val="1"/>
      <w:numFmt w:val="bullet"/>
      <w:lvlText w:val=""/>
      <w:lvlJc w:val="left"/>
      <w:pPr>
        <w:ind w:left="9513" w:hanging="360"/>
      </w:pPr>
      <w:rPr>
        <w:rFonts w:ascii="Wingdings" w:hAnsi="Wingdings" w:hint="default"/>
      </w:rPr>
    </w:lvl>
  </w:abstractNum>
  <w:abstractNum w:abstractNumId="13"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9881379">
    <w:abstractNumId w:val="5"/>
  </w:num>
  <w:num w:numId="2" w16cid:durableId="171921261">
    <w:abstractNumId w:val="8"/>
  </w:num>
  <w:num w:numId="3" w16cid:durableId="1092360720">
    <w:abstractNumId w:val="4"/>
  </w:num>
  <w:num w:numId="4" w16cid:durableId="837719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1256377">
    <w:abstractNumId w:val="6"/>
  </w:num>
  <w:num w:numId="6" w16cid:durableId="1459760213">
    <w:abstractNumId w:val="10"/>
  </w:num>
  <w:num w:numId="7" w16cid:durableId="1619608162">
    <w:abstractNumId w:val="3"/>
  </w:num>
  <w:num w:numId="8" w16cid:durableId="222178695">
    <w:abstractNumId w:val="10"/>
  </w:num>
  <w:num w:numId="9" w16cid:durableId="568224586">
    <w:abstractNumId w:val="3"/>
  </w:num>
  <w:num w:numId="10" w16cid:durableId="1989555755">
    <w:abstractNumId w:val="10"/>
  </w:num>
  <w:num w:numId="11" w16cid:durableId="1246845121">
    <w:abstractNumId w:val="3"/>
  </w:num>
  <w:num w:numId="12" w16cid:durableId="356275581">
    <w:abstractNumId w:val="13"/>
  </w:num>
  <w:num w:numId="13" w16cid:durableId="612370300">
    <w:abstractNumId w:val="10"/>
  </w:num>
  <w:num w:numId="14" w16cid:durableId="550775055">
    <w:abstractNumId w:val="3"/>
  </w:num>
  <w:num w:numId="15" w16cid:durableId="1672297842">
    <w:abstractNumId w:val="1"/>
  </w:num>
  <w:num w:numId="16" w16cid:durableId="1405183714">
    <w:abstractNumId w:val="9"/>
  </w:num>
  <w:num w:numId="17" w16cid:durableId="144275295">
    <w:abstractNumId w:val="0"/>
  </w:num>
  <w:num w:numId="18" w16cid:durableId="1651443658">
    <w:abstractNumId w:val="10"/>
  </w:num>
  <w:num w:numId="19" w16cid:durableId="1952930180">
    <w:abstractNumId w:val="3"/>
  </w:num>
  <w:num w:numId="20" w16cid:durableId="2107991310">
    <w:abstractNumId w:val="1"/>
  </w:num>
  <w:num w:numId="21" w16cid:durableId="1697000123">
    <w:abstractNumId w:val="7"/>
  </w:num>
  <w:num w:numId="22" w16cid:durableId="1776946681">
    <w:abstractNumId w:val="2"/>
  </w:num>
  <w:num w:numId="23" w16cid:durableId="811797141">
    <w:abstractNumId w:val="0"/>
  </w:num>
  <w:num w:numId="24" w16cid:durableId="1798260696">
    <w:abstractNumId w:val="11"/>
  </w:num>
  <w:num w:numId="25" w16cid:durableId="19197549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54069887">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orm Jones">
    <w15:presenceInfo w15:providerId="AD" w15:userId="S::nlj@byu.edu::0e7a293e-7f93-4831-a5d2-473279b62728"/>
  </w15:person>
  <w15:person w15:author="Xueyi Li">
    <w15:presenceInfo w15:providerId="AD" w15:userId="S::xueyil@byu.edu::ae868004-ca09-46fb-821a-65e522ea50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55E"/>
    <w:rsid w:val="00000227"/>
    <w:rsid w:val="00000942"/>
    <w:rsid w:val="00002753"/>
    <w:rsid w:val="00002948"/>
    <w:rsid w:val="000029C2"/>
    <w:rsid w:val="0000309D"/>
    <w:rsid w:val="0000315B"/>
    <w:rsid w:val="0000374A"/>
    <w:rsid w:val="000059F3"/>
    <w:rsid w:val="00006C59"/>
    <w:rsid w:val="00007A93"/>
    <w:rsid w:val="000100AF"/>
    <w:rsid w:val="000107CF"/>
    <w:rsid w:val="000109C0"/>
    <w:rsid w:val="00010AB0"/>
    <w:rsid w:val="00012960"/>
    <w:rsid w:val="00013616"/>
    <w:rsid w:val="000140DA"/>
    <w:rsid w:val="0001564C"/>
    <w:rsid w:val="00015960"/>
    <w:rsid w:val="00015C66"/>
    <w:rsid w:val="00017921"/>
    <w:rsid w:val="00020EF5"/>
    <w:rsid w:val="000226F3"/>
    <w:rsid w:val="00022851"/>
    <w:rsid w:val="00022E83"/>
    <w:rsid w:val="00023E0B"/>
    <w:rsid w:val="0002583A"/>
    <w:rsid w:val="0003118F"/>
    <w:rsid w:val="0003131B"/>
    <w:rsid w:val="0003291E"/>
    <w:rsid w:val="00033884"/>
    <w:rsid w:val="00034534"/>
    <w:rsid w:val="000400AE"/>
    <w:rsid w:val="00040F3B"/>
    <w:rsid w:val="000423C5"/>
    <w:rsid w:val="00043D9A"/>
    <w:rsid w:val="00043E59"/>
    <w:rsid w:val="00044532"/>
    <w:rsid w:val="00044F7A"/>
    <w:rsid w:val="000454AA"/>
    <w:rsid w:val="00045D90"/>
    <w:rsid w:val="00046092"/>
    <w:rsid w:val="00046332"/>
    <w:rsid w:val="000467A9"/>
    <w:rsid w:val="0004695B"/>
    <w:rsid w:val="00050EAA"/>
    <w:rsid w:val="00052E50"/>
    <w:rsid w:val="00052F3A"/>
    <w:rsid w:val="00053009"/>
    <w:rsid w:val="00053448"/>
    <w:rsid w:val="000545CC"/>
    <w:rsid w:val="00054835"/>
    <w:rsid w:val="00054E33"/>
    <w:rsid w:val="00056175"/>
    <w:rsid w:val="000566FF"/>
    <w:rsid w:val="0006053E"/>
    <w:rsid w:val="00060DBE"/>
    <w:rsid w:val="00063249"/>
    <w:rsid w:val="0006373B"/>
    <w:rsid w:val="00063789"/>
    <w:rsid w:val="00063C6D"/>
    <w:rsid w:val="00064F51"/>
    <w:rsid w:val="00066945"/>
    <w:rsid w:val="00066AD0"/>
    <w:rsid w:val="00066DDC"/>
    <w:rsid w:val="00070B11"/>
    <w:rsid w:val="00071A08"/>
    <w:rsid w:val="00071DE2"/>
    <w:rsid w:val="000735FC"/>
    <w:rsid w:val="00073961"/>
    <w:rsid w:val="0007585F"/>
    <w:rsid w:val="00076031"/>
    <w:rsid w:val="00076646"/>
    <w:rsid w:val="0008113F"/>
    <w:rsid w:val="00081310"/>
    <w:rsid w:val="00082498"/>
    <w:rsid w:val="000842D5"/>
    <w:rsid w:val="00084B1F"/>
    <w:rsid w:val="0008578D"/>
    <w:rsid w:val="00085FA0"/>
    <w:rsid w:val="00087149"/>
    <w:rsid w:val="00090C89"/>
    <w:rsid w:val="00091BB7"/>
    <w:rsid w:val="00091C9A"/>
    <w:rsid w:val="00092884"/>
    <w:rsid w:val="00092A97"/>
    <w:rsid w:val="00093579"/>
    <w:rsid w:val="00094CCA"/>
    <w:rsid w:val="00096F51"/>
    <w:rsid w:val="000978F1"/>
    <w:rsid w:val="000A0106"/>
    <w:rsid w:val="000A0A4F"/>
    <w:rsid w:val="000A356D"/>
    <w:rsid w:val="000A4146"/>
    <w:rsid w:val="000A497D"/>
    <w:rsid w:val="000A5530"/>
    <w:rsid w:val="000A6793"/>
    <w:rsid w:val="000A6BF8"/>
    <w:rsid w:val="000A76DB"/>
    <w:rsid w:val="000B0550"/>
    <w:rsid w:val="000B07F7"/>
    <w:rsid w:val="000B0856"/>
    <w:rsid w:val="000B1C23"/>
    <w:rsid w:val="000B1E5D"/>
    <w:rsid w:val="000B20C0"/>
    <w:rsid w:val="000B2B6C"/>
    <w:rsid w:val="000B3CCF"/>
    <w:rsid w:val="000B4543"/>
    <w:rsid w:val="000B651E"/>
    <w:rsid w:val="000B69AB"/>
    <w:rsid w:val="000C0080"/>
    <w:rsid w:val="000C0F64"/>
    <w:rsid w:val="000C5416"/>
    <w:rsid w:val="000C58CF"/>
    <w:rsid w:val="000C65D6"/>
    <w:rsid w:val="000C7441"/>
    <w:rsid w:val="000D2400"/>
    <w:rsid w:val="000D4C1C"/>
    <w:rsid w:val="000D51E3"/>
    <w:rsid w:val="000D7124"/>
    <w:rsid w:val="000D77BF"/>
    <w:rsid w:val="000E0997"/>
    <w:rsid w:val="000E2492"/>
    <w:rsid w:val="000E3C27"/>
    <w:rsid w:val="000E3FAF"/>
    <w:rsid w:val="000E5561"/>
    <w:rsid w:val="000E5B99"/>
    <w:rsid w:val="000E6644"/>
    <w:rsid w:val="000E6E2D"/>
    <w:rsid w:val="000F0568"/>
    <w:rsid w:val="000F188A"/>
    <w:rsid w:val="000F2CC8"/>
    <w:rsid w:val="000F4AC3"/>
    <w:rsid w:val="000F564A"/>
    <w:rsid w:val="000F608E"/>
    <w:rsid w:val="001013C4"/>
    <w:rsid w:val="001047DB"/>
    <w:rsid w:val="001054B1"/>
    <w:rsid w:val="00106AA3"/>
    <w:rsid w:val="0010782F"/>
    <w:rsid w:val="00115D86"/>
    <w:rsid w:val="001163AD"/>
    <w:rsid w:val="0012129D"/>
    <w:rsid w:val="001219F4"/>
    <w:rsid w:val="00122680"/>
    <w:rsid w:val="00124CD2"/>
    <w:rsid w:val="001254BC"/>
    <w:rsid w:val="0012572A"/>
    <w:rsid w:val="00126EC5"/>
    <w:rsid w:val="00127816"/>
    <w:rsid w:val="0013002E"/>
    <w:rsid w:val="00130685"/>
    <w:rsid w:val="00130A28"/>
    <w:rsid w:val="0013270D"/>
    <w:rsid w:val="00133740"/>
    <w:rsid w:val="00135504"/>
    <w:rsid w:val="0013670C"/>
    <w:rsid w:val="00140FB6"/>
    <w:rsid w:val="00141210"/>
    <w:rsid w:val="001412FE"/>
    <w:rsid w:val="00142894"/>
    <w:rsid w:val="00146751"/>
    <w:rsid w:val="00147264"/>
    <w:rsid w:val="0015050F"/>
    <w:rsid w:val="001506F0"/>
    <w:rsid w:val="00151655"/>
    <w:rsid w:val="0015431B"/>
    <w:rsid w:val="00157347"/>
    <w:rsid w:val="001575A1"/>
    <w:rsid w:val="001575B8"/>
    <w:rsid w:val="001575F3"/>
    <w:rsid w:val="00162389"/>
    <w:rsid w:val="00162694"/>
    <w:rsid w:val="00163AD9"/>
    <w:rsid w:val="00163B1E"/>
    <w:rsid w:val="00165268"/>
    <w:rsid w:val="001664C7"/>
    <w:rsid w:val="00170467"/>
    <w:rsid w:val="00170641"/>
    <w:rsid w:val="00170ECA"/>
    <w:rsid w:val="00172E96"/>
    <w:rsid w:val="00174371"/>
    <w:rsid w:val="001743AD"/>
    <w:rsid w:val="00174F65"/>
    <w:rsid w:val="0017521B"/>
    <w:rsid w:val="001801A8"/>
    <w:rsid w:val="00180B78"/>
    <w:rsid w:val="0018237D"/>
    <w:rsid w:val="00182AFC"/>
    <w:rsid w:val="00182EA2"/>
    <w:rsid w:val="0018307C"/>
    <w:rsid w:val="00190462"/>
    <w:rsid w:val="0019189E"/>
    <w:rsid w:val="00191D69"/>
    <w:rsid w:val="0019411A"/>
    <w:rsid w:val="00194274"/>
    <w:rsid w:val="001950E2"/>
    <w:rsid w:val="00195D13"/>
    <w:rsid w:val="00197115"/>
    <w:rsid w:val="001A0B3B"/>
    <w:rsid w:val="001A3F6F"/>
    <w:rsid w:val="001A480C"/>
    <w:rsid w:val="001A4A40"/>
    <w:rsid w:val="001A4FF6"/>
    <w:rsid w:val="001A5D2A"/>
    <w:rsid w:val="001A7EB8"/>
    <w:rsid w:val="001B0205"/>
    <w:rsid w:val="001B13D4"/>
    <w:rsid w:val="001B179A"/>
    <w:rsid w:val="001B21BF"/>
    <w:rsid w:val="001B2737"/>
    <w:rsid w:val="001B28C3"/>
    <w:rsid w:val="001B2A14"/>
    <w:rsid w:val="001B2EE7"/>
    <w:rsid w:val="001B2F71"/>
    <w:rsid w:val="001B2F7D"/>
    <w:rsid w:val="001B3A53"/>
    <w:rsid w:val="001B4A4B"/>
    <w:rsid w:val="001B4AA3"/>
    <w:rsid w:val="001B584E"/>
    <w:rsid w:val="001B5BBE"/>
    <w:rsid w:val="001B615D"/>
    <w:rsid w:val="001C004F"/>
    <w:rsid w:val="001C0273"/>
    <w:rsid w:val="001C0B72"/>
    <w:rsid w:val="001C24DF"/>
    <w:rsid w:val="001C2DDB"/>
    <w:rsid w:val="001C3313"/>
    <w:rsid w:val="001C3B8A"/>
    <w:rsid w:val="001C5969"/>
    <w:rsid w:val="001C7E8D"/>
    <w:rsid w:val="001D0E7E"/>
    <w:rsid w:val="001D168C"/>
    <w:rsid w:val="001D2807"/>
    <w:rsid w:val="001D3962"/>
    <w:rsid w:val="001D48B8"/>
    <w:rsid w:val="001D48C9"/>
    <w:rsid w:val="001D568A"/>
    <w:rsid w:val="001D761A"/>
    <w:rsid w:val="001D7CA3"/>
    <w:rsid w:val="001E172C"/>
    <w:rsid w:val="001E17E8"/>
    <w:rsid w:val="001E253E"/>
    <w:rsid w:val="001E2AEB"/>
    <w:rsid w:val="001E3F56"/>
    <w:rsid w:val="001E428A"/>
    <w:rsid w:val="001E5E24"/>
    <w:rsid w:val="001E6D4B"/>
    <w:rsid w:val="001E7096"/>
    <w:rsid w:val="001F0284"/>
    <w:rsid w:val="001F2BC5"/>
    <w:rsid w:val="001F2E92"/>
    <w:rsid w:val="001F3B1F"/>
    <w:rsid w:val="001F6432"/>
    <w:rsid w:val="001F6B86"/>
    <w:rsid w:val="00200FA9"/>
    <w:rsid w:val="0020128D"/>
    <w:rsid w:val="0020229C"/>
    <w:rsid w:val="0020324B"/>
    <w:rsid w:val="002039EB"/>
    <w:rsid w:val="00204603"/>
    <w:rsid w:val="002049D6"/>
    <w:rsid w:val="00204E0F"/>
    <w:rsid w:val="0021176B"/>
    <w:rsid w:val="00211D12"/>
    <w:rsid w:val="00212192"/>
    <w:rsid w:val="002145D6"/>
    <w:rsid w:val="00214AB0"/>
    <w:rsid w:val="00215179"/>
    <w:rsid w:val="00215C75"/>
    <w:rsid w:val="00215D54"/>
    <w:rsid w:val="00215F3A"/>
    <w:rsid w:val="00215F6C"/>
    <w:rsid w:val="00221720"/>
    <w:rsid w:val="00221B4C"/>
    <w:rsid w:val="002220A5"/>
    <w:rsid w:val="00222CB6"/>
    <w:rsid w:val="00222EDA"/>
    <w:rsid w:val="00222F80"/>
    <w:rsid w:val="00223048"/>
    <w:rsid w:val="00224F6E"/>
    <w:rsid w:val="00227B85"/>
    <w:rsid w:val="00231978"/>
    <w:rsid w:val="00231F91"/>
    <w:rsid w:val="00233FB5"/>
    <w:rsid w:val="00234970"/>
    <w:rsid w:val="00234C46"/>
    <w:rsid w:val="002354E2"/>
    <w:rsid w:val="00236079"/>
    <w:rsid w:val="00237C66"/>
    <w:rsid w:val="00237D34"/>
    <w:rsid w:val="00240D97"/>
    <w:rsid w:val="00242FD8"/>
    <w:rsid w:val="00243368"/>
    <w:rsid w:val="00243438"/>
    <w:rsid w:val="00244AD4"/>
    <w:rsid w:val="00245A60"/>
    <w:rsid w:val="00245C2E"/>
    <w:rsid w:val="00246A8F"/>
    <w:rsid w:val="002500AE"/>
    <w:rsid w:val="002505B0"/>
    <w:rsid w:val="00250A4C"/>
    <w:rsid w:val="00250CAE"/>
    <w:rsid w:val="002518C8"/>
    <w:rsid w:val="00255002"/>
    <w:rsid w:val="002554E7"/>
    <w:rsid w:val="0025560F"/>
    <w:rsid w:val="0025663F"/>
    <w:rsid w:val="00256CFF"/>
    <w:rsid w:val="0026233C"/>
    <w:rsid w:val="00262416"/>
    <w:rsid w:val="00264983"/>
    <w:rsid w:val="00265BA0"/>
    <w:rsid w:val="00266009"/>
    <w:rsid w:val="00271566"/>
    <w:rsid w:val="002723DB"/>
    <w:rsid w:val="0027481A"/>
    <w:rsid w:val="002754FC"/>
    <w:rsid w:val="0027551A"/>
    <w:rsid w:val="002755CF"/>
    <w:rsid w:val="0027649B"/>
    <w:rsid w:val="002770DC"/>
    <w:rsid w:val="00281714"/>
    <w:rsid w:val="002829D0"/>
    <w:rsid w:val="00282D34"/>
    <w:rsid w:val="002844A6"/>
    <w:rsid w:val="0028730D"/>
    <w:rsid w:val="00291641"/>
    <w:rsid w:val="00291D68"/>
    <w:rsid w:val="002946D3"/>
    <w:rsid w:val="00296759"/>
    <w:rsid w:val="00296C42"/>
    <w:rsid w:val="002A0D5B"/>
    <w:rsid w:val="002A14E0"/>
    <w:rsid w:val="002A1AE6"/>
    <w:rsid w:val="002A1DE7"/>
    <w:rsid w:val="002A24E2"/>
    <w:rsid w:val="002A2904"/>
    <w:rsid w:val="002A34F5"/>
    <w:rsid w:val="002A426B"/>
    <w:rsid w:val="002A47EF"/>
    <w:rsid w:val="002A491C"/>
    <w:rsid w:val="002A51EE"/>
    <w:rsid w:val="002A562B"/>
    <w:rsid w:val="002A6811"/>
    <w:rsid w:val="002B0D5C"/>
    <w:rsid w:val="002B19B4"/>
    <w:rsid w:val="002B2AEA"/>
    <w:rsid w:val="002B3A9F"/>
    <w:rsid w:val="002B4511"/>
    <w:rsid w:val="002C218A"/>
    <w:rsid w:val="002C37E3"/>
    <w:rsid w:val="002C3B1E"/>
    <w:rsid w:val="002C4306"/>
    <w:rsid w:val="002C46EB"/>
    <w:rsid w:val="002D1C2C"/>
    <w:rsid w:val="002D378C"/>
    <w:rsid w:val="002D73DF"/>
    <w:rsid w:val="002D793D"/>
    <w:rsid w:val="002D79A4"/>
    <w:rsid w:val="002E0190"/>
    <w:rsid w:val="002E05F5"/>
    <w:rsid w:val="002E0EFC"/>
    <w:rsid w:val="002E1513"/>
    <w:rsid w:val="002E2195"/>
    <w:rsid w:val="002E2482"/>
    <w:rsid w:val="002E3A23"/>
    <w:rsid w:val="002E5D1D"/>
    <w:rsid w:val="002E5F3A"/>
    <w:rsid w:val="002E79B7"/>
    <w:rsid w:val="002E7AAC"/>
    <w:rsid w:val="002E7D9E"/>
    <w:rsid w:val="002F00ED"/>
    <w:rsid w:val="002F1342"/>
    <w:rsid w:val="002F1B5C"/>
    <w:rsid w:val="002F1ED1"/>
    <w:rsid w:val="002F2079"/>
    <w:rsid w:val="002F2C59"/>
    <w:rsid w:val="002F67AD"/>
    <w:rsid w:val="002F71AA"/>
    <w:rsid w:val="002F71B4"/>
    <w:rsid w:val="00300BAF"/>
    <w:rsid w:val="00300D34"/>
    <w:rsid w:val="003010E6"/>
    <w:rsid w:val="00302234"/>
    <w:rsid w:val="0030273B"/>
    <w:rsid w:val="00303EF4"/>
    <w:rsid w:val="0030598F"/>
    <w:rsid w:val="003059FB"/>
    <w:rsid w:val="003062B9"/>
    <w:rsid w:val="0030647C"/>
    <w:rsid w:val="003066AC"/>
    <w:rsid w:val="00306D37"/>
    <w:rsid w:val="00311057"/>
    <w:rsid w:val="00313212"/>
    <w:rsid w:val="0031348E"/>
    <w:rsid w:val="00314F3C"/>
    <w:rsid w:val="0031568E"/>
    <w:rsid w:val="003166F8"/>
    <w:rsid w:val="00321A87"/>
    <w:rsid w:val="00321BC3"/>
    <w:rsid w:val="0032594B"/>
    <w:rsid w:val="00326141"/>
    <w:rsid w:val="00327016"/>
    <w:rsid w:val="003275A6"/>
    <w:rsid w:val="0033037B"/>
    <w:rsid w:val="00330DE2"/>
    <w:rsid w:val="00331642"/>
    <w:rsid w:val="00334184"/>
    <w:rsid w:val="00336B01"/>
    <w:rsid w:val="00336EE3"/>
    <w:rsid w:val="00337AF7"/>
    <w:rsid w:val="00340650"/>
    <w:rsid w:val="003408C1"/>
    <w:rsid w:val="00340A8A"/>
    <w:rsid w:val="00341E13"/>
    <w:rsid w:val="003437DC"/>
    <w:rsid w:val="0034526F"/>
    <w:rsid w:val="00345601"/>
    <w:rsid w:val="00345B39"/>
    <w:rsid w:val="0035016D"/>
    <w:rsid w:val="00351036"/>
    <w:rsid w:val="003510F9"/>
    <w:rsid w:val="00351252"/>
    <w:rsid w:val="00351BF7"/>
    <w:rsid w:val="003525C2"/>
    <w:rsid w:val="00353F03"/>
    <w:rsid w:val="00354FE6"/>
    <w:rsid w:val="00355690"/>
    <w:rsid w:val="003563BC"/>
    <w:rsid w:val="0035658B"/>
    <w:rsid w:val="003568A4"/>
    <w:rsid w:val="00356B12"/>
    <w:rsid w:val="00356F6F"/>
    <w:rsid w:val="00357AA2"/>
    <w:rsid w:val="0036016B"/>
    <w:rsid w:val="00360F42"/>
    <w:rsid w:val="00361F6D"/>
    <w:rsid w:val="00362D5E"/>
    <w:rsid w:val="0036387F"/>
    <w:rsid w:val="003649D9"/>
    <w:rsid w:val="00367920"/>
    <w:rsid w:val="00371C8D"/>
    <w:rsid w:val="00371E55"/>
    <w:rsid w:val="003742E6"/>
    <w:rsid w:val="003745BD"/>
    <w:rsid w:val="00374D62"/>
    <w:rsid w:val="003750E1"/>
    <w:rsid w:val="003754F8"/>
    <w:rsid w:val="00380742"/>
    <w:rsid w:val="0038257C"/>
    <w:rsid w:val="00383886"/>
    <w:rsid w:val="0038540D"/>
    <w:rsid w:val="00386D3D"/>
    <w:rsid w:val="003938A7"/>
    <w:rsid w:val="003969C5"/>
    <w:rsid w:val="00397A82"/>
    <w:rsid w:val="003A23FB"/>
    <w:rsid w:val="003A2B8C"/>
    <w:rsid w:val="003A460E"/>
    <w:rsid w:val="003A4965"/>
    <w:rsid w:val="003A4D4B"/>
    <w:rsid w:val="003A50F5"/>
    <w:rsid w:val="003A5DC0"/>
    <w:rsid w:val="003A6420"/>
    <w:rsid w:val="003A7C31"/>
    <w:rsid w:val="003A7E61"/>
    <w:rsid w:val="003B1FFC"/>
    <w:rsid w:val="003B478A"/>
    <w:rsid w:val="003B6219"/>
    <w:rsid w:val="003B7CE7"/>
    <w:rsid w:val="003C1757"/>
    <w:rsid w:val="003C181F"/>
    <w:rsid w:val="003C1BA5"/>
    <w:rsid w:val="003C1DDE"/>
    <w:rsid w:val="003C3F86"/>
    <w:rsid w:val="003C5CDD"/>
    <w:rsid w:val="003C61EE"/>
    <w:rsid w:val="003C7B7A"/>
    <w:rsid w:val="003D5328"/>
    <w:rsid w:val="003D5D83"/>
    <w:rsid w:val="003D66A3"/>
    <w:rsid w:val="003D67A1"/>
    <w:rsid w:val="003D71FD"/>
    <w:rsid w:val="003E01C3"/>
    <w:rsid w:val="003E1164"/>
    <w:rsid w:val="003E1F85"/>
    <w:rsid w:val="003E20FB"/>
    <w:rsid w:val="003E4749"/>
    <w:rsid w:val="003E5ABF"/>
    <w:rsid w:val="003F0B96"/>
    <w:rsid w:val="003F0DD6"/>
    <w:rsid w:val="003F160B"/>
    <w:rsid w:val="003F4A6D"/>
    <w:rsid w:val="003F52F7"/>
    <w:rsid w:val="003F54C4"/>
    <w:rsid w:val="003F7691"/>
    <w:rsid w:val="00400468"/>
    <w:rsid w:val="004004F1"/>
    <w:rsid w:val="00401B69"/>
    <w:rsid w:val="00401D30"/>
    <w:rsid w:val="0040342C"/>
    <w:rsid w:val="004045E1"/>
    <w:rsid w:val="004066EF"/>
    <w:rsid w:val="00410191"/>
    <w:rsid w:val="004104E4"/>
    <w:rsid w:val="0041242E"/>
    <w:rsid w:val="0041332E"/>
    <w:rsid w:val="00415BA6"/>
    <w:rsid w:val="00416DF3"/>
    <w:rsid w:val="00417E5A"/>
    <w:rsid w:val="00420256"/>
    <w:rsid w:val="00421C73"/>
    <w:rsid w:val="00424724"/>
    <w:rsid w:val="00424966"/>
    <w:rsid w:val="004259AF"/>
    <w:rsid w:val="0042662C"/>
    <w:rsid w:val="0042727D"/>
    <w:rsid w:val="00430CF1"/>
    <w:rsid w:val="004318EC"/>
    <w:rsid w:val="004326B7"/>
    <w:rsid w:val="00434C2E"/>
    <w:rsid w:val="004364D1"/>
    <w:rsid w:val="004377F4"/>
    <w:rsid w:val="00437C20"/>
    <w:rsid w:val="00441567"/>
    <w:rsid w:val="00441591"/>
    <w:rsid w:val="00441EFF"/>
    <w:rsid w:val="004426EF"/>
    <w:rsid w:val="0044285F"/>
    <w:rsid w:val="0044286C"/>
    <w:rsid w:val="004428F9"/>
    <w:rsid w:val="00443019"/>
    <w:rsid w:val="00443A35"/>
    <w:rsid w:val="00443D78"/>
    <w:rsid w:val="00443E31"/>
    <w:rsid w:val="00447AB1"/>
    <w:rsid w:val="00450D60"/>
    <w:rsid w:val="00451286"/>
    <w:rsid w:val="00452B78"/>
    <w:rsid w:val="00453495"/>
    <w:rsid w:val="00454CA7"/>
    <w:rsid w:val="00454E63"/>
    <w:rsid w:val="00457D8F"/>
    <w:rsid w:val="0046129E"/>
    <w:rsid w:val="004629DE"/>
    <w:rsid w:val="00465680"/>
    <w:rsid w:val="004658AC"/>
    <w:rsid w:val="00465F6D"/>
    <w:rsid w:val="0046672C"/>
    <w:rsid w:val="00470B0C"/>
    <w:rsid w:val="00470C8F"/>
    <w:rsid w:val="00472D37"/>
    <w:rsid w:val="004737FC"/>
    <w:rsid w:val="00474C59"/>
    <w:rsid w:val="00477695"/>
    <w:rsid w:val="00477E8E"/>
    <w:rsid w:val="00481B41"/>
    <w:rsid w:val="00483788"/>
    <w:rsid w:val="00483941"/>
    <w:rsid w:val="00485596"/>
    <w:rsid w:val="00485FDC"/>
    <w:rsid w:val="00486C5F"/>
    <w:rsid w:val="00486D69"/>
    <w:rsid w:val="004873C3"/>
    <w:rsid w:val="00491243"/>
    <w:rsid w:val="0049294F"/>
    <w:rsid w:val="0049353F"/>
    <w:rsid w:val="0049599A"/>
    <w:rsid w:val="0049665C"/>
    <w:rsid w:val="00496767"/>
    <w:rsid w:val="00496DB8"/>
    <w:rsid w:val="004A0017"/>
    <w:rsid w:val="004A17DE"/>
    <w:rsid w:val="004A1AD3"/>
    <w:rsid w:val="004A1CFE"/>
    <w:rsid w:val="004A2604"/>
    <w:rsid w:val="004A45E2"/>
    <w:rsid w:val="004A6D10"/>
    <w:rsid w:val="004A7165"/>
    <w:rsid w:val="004B020D"/>
    <w:rsid w:val="004B37AE"/>
    <w:rsid w:val="004B499B"/>
    <w:rsid w:val="004B5EEC"/>
    <w:rsid w:val="004B5F99"/>
    <w:rsid w:val="004B629B"/>
    <w:rsid w:val="004B6C96"/>
    <w:rsid w:val="004B70DB"/>
    <w:rsid w:val="004B7B10"/>
    <w:rsid w:val="004C12DA"/>
    <w:rsid w:val="004C355D"/>
    <w:rsid w:val="004C45F3"/>
    <w:rsid w:val="004C55C7"/>
    <w:rsid w:val="004C6509"/>
    <w:rsid w:val="004C6FA4"/>
    <w:rsid w:val="004D0864"/>
    <w:rsid w:val="004D1B64"/>
    <w:rsid w:val="004D2206"/>
    <w:rsid w:val="004D43F8"/>
    <w:rsid w:val="004D4B85"/>
    <w:rsid w:val="004D5584"/>
    <w:rsid w:val="004D6813"/>
    <w:rsid w:val="004D6BA7"/>
    <w:rsid w:val="004E1C9D"/>
    <w:rsid w:val="004E2D74"/>
    <w:rsid w:val="004E2D81"/>
    <w:rsid w:val="004E3035"/>
    <w:rsid w:val="004E4274"/>
    <w:rsid w:val="004F079B"/>
    <w:rsid w:val="004F09A8"/>
    <w:rsid w:val="004F2B3F"/>
    <w:rsid w:val="00500394"/>
    <w:rsid w:val="0050102B"/>
    <w:rsid w:val="005048DA"/>
    <w:rsid w:val="00505F4D"/>
    <w:rsid w:val="00507E47"/>
    <w:rsid w:val="0051059A"/>
    <w:rsid w:val="00512A81"/>
    <w:rsid w:val="00512F44"/>
    <w:rsid w:val="00513961"/>
    <w:rsid w:val="00514B87"/>
    <w:rsid w:val="00516020"/>
    <w:rsid w:val="005174F4"/>
    <w:rsid w:val="005176A5"/>
    <w:rsid w:val="0051777A"/>
    <w:rsid w:val="005204BF"/>
    <w:rsid w:val="00520F5C"/>
    <w:rsid w:val="00521873"/>
    <w:rsid w:val="00521F6D"/>
    <w:rsid w:val="005222CC"/>
    <w:rsid w:val="005225C1"/>
    <w:rsid w:val="00522A12"/>
    <w:rsid w:val="00523886"/>
    <w:rsid w:val="00526E5E"/>
    <w:rsid w:val="00526EAD"/>
    <w:rsid w:val="005279D8"/>
    <w:rsid w:val="00531E87"/>
    <w:rsid w:val="00531FDF"/>
    <w:rsid w:val="00534200"/>
    <w:rsid w:val="005344C0"/>
    <w:rsid w:val="005364EA"/>
    <w:rsid w:val="00536500"/>
    <w:rsid w:val="0053706C"/>
    <w:rsid w:val="00537CEF"/>
    <w:rsid w:val="00540885"/>
    <w:rsid w:val="00542D64"/>
    <w:rsid w:val="005444B2"/>
    <w:rsid w:val="005447FF"/>
    <w:rsid w:val="005452A7"/>
    <w:rsid w:val="005469A9"/>
    <w:rsid w:val="00547046"/>
    <w:rsid w:val="00550344"/>
    <w:rsid w:val="00550F5C"/>
    <w:rsid w:val="005510D6"/>
    <w:rsid w:val="00554E19"/>
    <w:rsid w:val="00554F04"/>
    <w:rsid w:val="00554F23"/>
    <w:rsid w:val="00555715"/>
    <w:rsid w:val="00555F18"/>
    <w:rsid w:val="005575E7"/>
    <w:rsid w:val="00557CC4"/>
    <w:rsid w:val="00562DE4"/>
    <w:rsid w:val="00564A10"/>
    <w:rsid w:val="00567BC3"/>
    <w:rsid w:val="0057012C"/>
    <w:rsid w:val="00570300"/>
    <w:rsid w:val="005704F3"/>
    <w:rsid w:val="005722C5"/>
    <w:rsid w:val="00573595"/>
    <w:rsid w:val="00574EAB"/>
    <w:rsid w:val="0057662F"/>
    <w:rsid w:val="00577542"/>
    <w:rsid w:val="005800E0"/>
    <w:rsid w:val="0058078E"/>
    <w:rsid w:val="005808C7"/>
    <w:rsid w:val="00580E66"/>
    <w:rsid w:val="005812B2"/>
    <w:rsid w:val="005833E4"/>
    <w:rsid w:val="005837A7"/>
    <w:rsid w:val="0058429E"/>
    <w:rsid w:val="00584D8E"/>
    <w:rsid w:val="00585603"/>
    <w:rsid w:val="00585933"/>
    <w:rsid w:val="00585E3A"/>
    <w:rsid w:val="00586158"/>
    <w:rsid w:val="0058622C"/>
    <w:rsid w:val="0058723F"/>
    <w:rsid w:val="00592BF6"/>
    <w:rsid w:val="00593692"/>
    <w:rsid w:val="005969FE"/>
    <w:rsid w:val="005970B3"/>
    <w:rsid w:val="0059753C"/>
    <w:rsid w:val="005A10E4"/>
    <w:rsid w:val="005A16FB"/>
    <w:rsid w:val="005A1B1D"/>
    <w:rsid w:val="005A2821"/>
    <w:rsid w:val="005A2C31"/>
    <w:rsid w:val="005A4268"/>
    <w:rsid w:val="005A6CA1"/>
    <w:rsid w:val="005A7890"/>
    <w:rsid w:val="005B0A31"/>
    <w:rsid w:val="005B0DA8"/>
    <w:rsid w:val="005B17EF"/>
    <w:rsid w:val="005B23F1"/>
    <w:rsid w:val="005B3439"/>
    <w:rsid w:val="005B38A6"/>
    <w:rsid w:val="005B42A0"/>
    <w:rsid w:val="005B43C5"/>
    <w:rsid w:val="005B4418"/>
    <w:rsid w:val="005B4C71"/>
    <w:rsid w:val="005B5076"/>
    <w:rsid w:val="005C1960"/>
    <w:rsid w:val="005C1B79"/>
    <w:rsid w:val="005C1E66"/>
    <w:rsid w:val="005C2F89"/>
    <w:rsid w:val="005C3828"/>
    <w:rsid w:val="005C3853"/>
    <w:rsid w:val="005C3E2E"/>
    <w:rsid w:val="005C5C6C"/>
    <w:rsid w:val="005C6B26"/>
    <w:rsid w:val="005C6F15"/>
    <w:rsid w:val="005D1F7B"/>
    <w:rsid w:val="005D2AD0"/>
    <w:rsid w:val="005D2EB0"/>
    <w:rsid w:val="005D3692"/>
    <w:rsid w:val="005D395E"/>
    <w:rsid w:val="005D5E55"/>
    <w:rsid w:val="005D7A4A"/>
    <w:rsid w:val="005E0352"/>
    <w:rsid w:val="005E044E"/>
    <w:rsid w:val="005E1A1C"/>
    <w:rsid w:val="005E269E"/>
    <w:rsid w:val="005E3745"/>
    <w:rsid w:val="005E502A"/>
    <w:rsid w:val="005E60BD"/>
    <w:rsid w:val="005E6703"/>
    <w:rsid w:val="005F04D3"/>
    <w:rsid w:val="005F1B00"/>
    <w:rsid w:val="005F1B76"/>
    <w:rsid w:val="005F2004"/>
    <w:rsid w:val="005F299C"/>
    <w:rsid w:val="005F6136"/>
    <w:rsid w:val="005F7275"/>
    <w:rsid w:val="005F77AB"/>
    <w:rsid w:val="006009CF"/>
    <w:rsid w:val="006027BE"/>
    <w:rsid w:val="00604828"/>
    <w:rsid w:val="00605A6B"/>
    <w:rsid w:val="00606894"/>
    <w:rsid w:val="0060742E"/>
    <w:rsid w:val="006077EF"/>
    <w:rsid w:val="006103DE"/>
    <w:rsid w:val="006108CB"/>
    <w:rsid w:val="006108D1"/>
    <w:rsid w:val="00610F90"/>
    <w:rsid w:val="00611032"/>
    <w:rsid w:val="00615727"/>
    <w:rsid w:val="00615B9B"/>
    <w:rsid w:val="00615F9D"/>
    <w:rsid w:val="006163C5"/>
    <w:rsid w:val="00620798"/>
    <w:rsid w:val="00623BEE"/>
    <w:rsid w:val="00623E41"/>
    <w:rsid w:val="00627C78"/>
    <w:rsid w:val="00627D20"/>
    <w:rsid w:val="006301A9"/>
    <w:rsid w:val="00631700"/>
    <w:rsid w:val="00632285"/>
    <w:rsid w:val="00633457"/>
    <w:rsid w:val="00633E10"/>
    <w:rsid w:val="00634111"/>
    <w:rsid w:val="006355FF"/>
    <w:rsid w:val="00635A27"/>
    <w:rsid w:val="00640066"/>
    <w:rsid w:val="00640720"/>
    <w:rsid w:val="00644481"/>
    <w:rsid w:val="00644886"/>
    <w:rsid w:val="006466AE"/>
    <w:rsid w:val="00647E88"/>
    <w:rsid w:val="00653190"/>
    <w:rsid w:val="0065437C"/>
    <w:rsid w:val="00655912"/>
    <w:rsid w:val="0065708A"/>
    <w:rsid w:val="006601CC"/>
    <w:rsid w:val="00662231"/>
    <w:rsid w:val="00662B5B"/>
    <w:rsid w:val="0066341C"/>
    <w:rsid w:val="00663E8D"/>
    <w:rsid w:val="00664BFE"/>
    <w:rsid w:val="006701BB"/>
    <w:rsid w:val="006722EC"/>
    <w:rsid w:val="0067273C"/>
    <w:rsid w:val="0067285F"/>
    <w:rsid w:val="0067434A"/>
    <w:rsid w:val="00674FA3"/>
    <w:rsid w:val="0067570D"/>
    <w:rsid w:val="00680C14"/>
    <w:rsid w:val="006833F9"/>
    <w:rsid w:val="00684979"/>
    <w:rsid w:val="00684CE1"/>
    <w:rsid w:val="00685403"/>
    <w:rsid w:val="006875C3"/>
    <w:rsid w:val="0069075E"/>
    <w:rsid w:val="0069234F"/>
    <w:rsid w:val="00692393"/>
    <w:rsid w:val="0069295E"/>
    <w:rsid w:val="00693CD9"/>
    <w:rsid w:val="006945C8"/>
    <w:rsid w:val="0069465E"/>
    <w:rsid w:val="00694CAC"/>
    <w:rsid w:val="00696678"/>
    <w:rsid w:val="0069671F"/>
    <w:rsid w:val="006978B8"/>
    <w:rsid w:val="006A179F"/>
    <w:rsid w:val="006A3103"/>
    <w:rsid w:val="006A3C36"/>
    <w:rsid w:val="006A4714"/>
    <w:rsid w:val="006A628A"/>
    <w:rsid w:val="006A6571"/>
    <w:rsid w:val="006A71C7"/>
    <w:rsid w:val="006A74A2"/>
    <w:rsid w:val="006A75C6"/>
    <w:rsid w:val="006A79CA"/>
    <w:rsid w:val="006B02D0"/>
    <w:rsid w:val="006B0EF9"/>
    <w:rsid w:val="006B1129"/>
    <w:rsid w:val="006B145F"/>
    <w:rsid w:val="006B1A78"/>
    <w:rsid w:val="006B20BE"/>
    <w:rsid w:val="006B225E"/>
    <w:rsid w:val="006B25A7"/>
    <w:rsid w:val="006B2989"/>
    <w:rsid w:val="006B3BA3"/>
    <w:rsid w:val="006B47AD"/>
    <w:rsid w:val="006B5D90"/>
    <w:rsid w:val="006B5F02"/>
    <w:rsid w:val="006B79C2"/>
    <w:rsid w:val="006C3295"/>
    <w:rsid w:val="006C569A"/>
    <w:rsid w:val="006D003E"/>
    <w:rsid w:val="006D0327"/>
    <w:rsid w:val="006D40EF"/>
    <w:rsid w:val="006D5367"/>
    <w:rsid w:val="006D55FD"/>
    <w:rsid w:val="006D5E5C"/>
    <w:rsid w:val="006D6512"/>
    <w:rsid w:val="006D689B"/>
    <w:rsid w:val="006D69C6"/>
    <w:rsid w:val="006D6A98"/>
    <w:rsid w:val="006D7394"/>
    <w:rsid w:val="006D7595"/>
    <w:rsid w:val="006D7807"/>
    <w:rsid w:val="006E0AD5"/>
    <w:rsid w:val="006E0C4F"/>
    <w:rsid w:val="006E1FC0"/>
    <w:rsid w:val="006E23C4"/>
    <w:rsid w:val="006E2972"/>
    <w:rsid w:val="006E49A4"/>
    <w:rsid w:val="006E4BA1"/>
    <w:rsid w:val="006E5F6B"/>
    <w:rsid w:val="006E6869"/>
    <w:rsid w:val="006E6EF1"/>
    <w:rsid w:val="006F36DA"/>
    <w:rsid w:val="006F3FE0"/>
    <w:rsid w:val="006F6596"/>
    <w:rsid w:val="006F6EE6"/>
    <w:rsid w:val="006F7027"/>
    <w:rsid w:val="006F7A1C"/>
    <w:rsid w:val="007017A1"/>
    <w:rsid w:val="00707038"/>
    <w:rsid w:val="007072E1"/>
    <w:rsid w:val="0070788D"/>
    <w:rsid w:val="00707D5A"/>
    <w:rsid w:val="007102B8"/>
    <w:rsid w:val="007141E5"/>
    <w:rsid w:val="0071440F"/>
    <w:rsid w:val="007152D3"/>
    <w:rsid w:val="007157C5"/>
    <w:rsid w:val="00717B90"/>
    <w:rsid w:val="00717D4E"/>
    <w:rsid w:val="00722FF4"/>
    <w:rsid w:val="0072346D"/>
    <w:rsid w:val="007234EC"/>
    <w:rsid w:val="00724656"/>
    <w:rsid w:val="0072480D"/>
    <w:rsid w:val="00724EC7"/>
    <w:rsid w:val="00725156"/>
    <w:rsid w:val="0072587A"/>
    <w:rsid w:val="00725DED"/>
    <w:rsid w:val="0072639D"/>
    <w:rsid w:val="00726479"/>
    <w:rsid w:val="007270AB"/>
    <w:rsid w:val="00727998"/>
    <w:rsid w:val="007309D9"/>
    <w:rsid w:val="00730EF1"/>
    <w:rsid w:val="00731A69"/>
    <w:rsid w:val="0073214F"/>
    <w:rsid w:val="00733927"/>
    <w:rsid w:val="00735BDE"/>
    <w:rsid w:val="0073612B"/>
    <w:rsid w:val="007364C8"/>
    <w:rsid w:val="00736A1E"/>
    <w:rsid w:val="007376B8"/>
    <w:rsid w:val="0073791D"/>
    <w:rsid w:val="00741D8D"/>
    <w:rsid w:val="007423F8"/>
    <w:rsid w:val="007447C4"/>
    <w:rsid w:val="00744B25"/>
    <w:rsid w:val="00746982"/>
    <w:rsid w:val="00746983"/>
    <w:rsid w:val="0075013F"/>
    <w:rsid w:val="007502C3"/>
    <w:rsid w:val="00750A92"/>
    <w:rsid w:val="00750E19"/>
    <w:rsid w:val="00751DFD"/>
    <w:rsid w:val="00752030"/>
    <w:rsid w:val="00752ECB"/>
    <w:rsid w:val="00753908"/>
    <w:rsid w:val="007541A0"/>
    <w:rsid w:val="007556D4"/>
    <w:rsid w:val="007569B0"/>
    <w:rsid w:val="00756C49"/>
    <w:rsid w:val="00757D02"/>
    <w:rsid w:val="007619B7"/>
    <w:rsid w:val="00763315"/>
    <w:rsid w:val="0076365E"/>
    <w:rsid w:val="00763B16"/>
    <w:rsid w:val="00763C2A"/>
    <w:rsid w:val="00763DCB"/>
    <w:rsid w:val="00767308"/>
    <w:rsid w:val="00767552"/>
    <w:rsid w:val="00771055"/>
    <w:rsid w:val="007712C3"/>
    <w:rsid w:val="00772D41"/>
    <w:rsid w:val="00773D85"/>
    <w:rsid w:val="00773EF7"/>
    <w:rsid w:val="00774005"/>
    <w:rsid w:val="0077526D"/>
    <w:rsid w:val="007755C4"/>
    <w:rsid w:val="007776D0"/>
    <w:rsid w:val="00781231"/>
    <w:rsid w:val="00782655"/>
    <w:rsid w:val="0078328C"/>
    <w:rsid w:val="00783393"/>
    <w:rsid w:val="0078499F"/>
    <w:rsid w:val="00785763"/>
    <w:rsid w:val="00786774"/>
    <w:rsid w:val="00786BB9"/>
    <w:rsid w:val="0078786F"/>
    <w:rsid w:val="007902BF"/>
    <w:rsid w:val="0079058F"/>
    <w:rsid w:val="007911E4"/>
    <w:rsid w:val="0079161B"/>
    <w:rsid w:val="00793C09"/>
    <w:rsid w:val="007942B9"/>
    <w:rsid w:val="00794F8A"/>
    <w:rsid w:val="00796CC6"/>
    <w:rsid w:val="007B0108"/>
    <w:rsid w:val="007B18E8"/>
    <w:rsid w:val="007B2645"/>
    <w:rsid w:val="007B4489"/>
    <w:rsid w:val="007B50E2"/>
    <w:rsid w:val="007B5D12"/>
    <w:rsid w:val="007B6935"/>
    <w:rsid w:val="007B70E0"/>
    <w:rsid w:val="007B7498"/>
    <w:rsid w:val="007B76F3"/>
    <w:rsid w:val="007C0BB7"/>
    <w:rsid w:val="007C3D50"/>
    <w:rsid w:val="007C4128"/>
    <w:rsid w:val="007C59CF"/>
    <w:rsid w:val="007C6681"/>
    <w:rsid w:val="007C7323"/>
    <w:rsid w:val="007D137F"/>
    <w:rsid w:val="007D14F2"/>
    <w:rsid w:val="007D202A"/>
    <w:rsid w:val="007D2F8D"/>
    <w:rsid w:val="007D371E"/>
    <w:rsid w:val="007D42DE"/>
    <w:rsid w:val="007D524B"/>
    <w:rsid w:val="007D6FB4"/>
    <w:rsid w:val="007D70AF"/>
    <w:rsid w:val="007D7E2C"/>
    <w:rsid w:val="007E1923"/>
    <w:rsid w:val="007E23A1"/>
    <w:rsid w:val="007E53B5"/>
    <w:rsid w:val="007E6F8B"/>
    <w:rsid w:val="007E7DCA"/>
    <w:rsid w:val="007F0868"/>
    <w:rsid w:val="007F3AB8"/>
    <w:rsid w:val="007F3BDB"/>
    <w:rsid w:val="007F7765"/>
    <w:rsid w:val="008025AC"/>
    <w:rsid w:val="008029E8"/>
    <w:rsid w:val="00802FA8"/>
    <w:rsid w:val="00803C4F"/>
    <w:rsid w:val="008071DA"/>
    <w:rsid w:val="00807A4E"/>
    <w:rsid w:val="008101CF"/>
    <w:rsid w:val="0081049D"/>
    <w:rsid w:val="00810A1E"/>
    <w:rsid w:val="00811B69"/>
    <w:rsid w:val="008134EC"/>
    <w:rsid w:val="00814974"/>
    <w:rsid w:val="00816D63"/>
    <w:rsid w:val="00820258"/>
    <w:rsid w:val="008213BB"/>
    <w:rsid w:val="00821735"/>
    <w:rsid w:val="00822847"/>
    <w:rsid w:val="008247B5"/>
    <w:rsid w:val="008266EE"/>
    <w:rsid w:val="00827DD8"/>
    <w:rsid w:val="00830621"/>
    <w:rsid w:val="00834308"/>
    <w:rsid w:val="008347D2"/>
    <w:rsid w:val="008351F2"/>
    <w:rsid w:val="0083580F"/>
    <w:rsid w:val="00835AEC"/>
    <w:rsid w:val="00837E32"/>
    <w:rsid w:val="00840344"/>
    <w:rsid w:val="008410CB"/>
    <w:rsid w:val="0084517E"/>
    <w:rsid w:val="00850154"/>
    <w:rsid w:val="008521B9"/>
    <w:rsid w:val="00852D17"/>
    <w:rsid w:val="00852D34"/>
    <w:rsid w:val="008554AD"/>
    <w:rsid w:val="00856389"/>
    <w:rsid w:val="00861061"/>
    <w:rsid w:val="00862C5E"/>
    <w:rsid w:val="00863413"/>
    <w:rsid w:val="0086507B"/>
    <w:rsid w:val="008700A9"/>
    <w:rsid w:val="008701AB"/>
    <w:rsid w:val="00870CC8"/>
    <w:rsid w:val="008711DA"/>
    <w:rsid w:val="00872F11"/>
    <w:rsid w:val="008741E3"/>
    <w:rsid w:val="00877849"/>
    <w:rsid w:val="00881C10"/>
    <w:rsid w:val="00882040"/>
    <w:rsid w:val="00882B07"/>
    <w:rsid w:val="00882FA9"/>
    <w:rsid w:val="008831FB"/>
    <w:rsid w:val="008844B4"/>
    <w:rsid w:val="00884AA5"/>
    <w:rsid w:val="00884DBC"/>
    <w:rsid w:val="008856F0"/>
    <w:rsid w:val="008857A0"/>
    <w:rsid w:val="00885EF9"/>
    <w:rsid w:val="008872F4"/>
    <w:rsid w:val="008879FD"/>
    <w:rsid w:val="00887AE2"/>
    <w:rsid w:val="0089077F"/>
    <w:rsid w:val="00890811"/>
    <w:rsid w:val="008915AE"/>
    <w:rsid w:val="00891967"/>
    <w:rsid w:val="00892CF8"/>
    <w:rsid w:val="008941DD"/>
    <w:rsid w:val="00894263"/>
    <w:rsid w:val="00894705"/>
    <w:rsid w:val="0089470D"/>
    <w:rsid w:val="00894B57"/>
    <w:rsid w:val="008A27AF"/>
    <w:rsid w:val="008A2B5D"/>
    <w:rsid w:val="008A311B"/>
    <w:rsid w:val="008A43F5"/>
    <w:rsid w:val="008A4A3D"/>
    <w:rsid w:val="008A56AD"/>
    <w:rsid w:val="008A57DD"/>
    <w:rsid w:val="008A58A9"/>
    <w:rsid w:val="008A5A2D"/>
    <w:rsid w:val="008A695C"/>
    <w:rsid w:val="008A6B96"/>
    <w:rsid w:val="008B0102"/>
    <w:rsid w:val="008B1135"/>
    <w:rsid w:val="008B12AD"/>
    <w:rsid w:val="008B13EB"/>
    <w:rsid w:val="008B23B4"/>
    <w:rsid w:val="008B4539"/>
    <w:rsid w:val="008B49D0"/>
    <w:rsid w:val="008B6C7D"/>
    <w:rsid w:val="008B6E84"/>
    <w:rsid w:val="008B758F"/>
    <w:rsid w:val="008C0EE3"/>
    <w:rsid w:val="008C38D6"/>
    <w:rsid w:val="008C3EA4"/>
    <w:rsid w:val="008C4495"/>
    <w:rsid w:val="008C458B"/>
    <w:rsid w:val="008C7397"/>
    <w:rsid w:val="008D0CCB"/>
    <w:rsid w:val="008D16EB"/>
    <w:rsid w:val="008D27AD"/>
    <w:rsid w:val="008D2CC9"/>
    <w:rsid w:val="008D476B"/>
    <w:rsid w:val="008D4EEA"/>
    <w:rsid w:val="008D57A3"/>
    <w:rsid w:val="008D58FC"/>
    <w:rsid w:val="008E0645"/>
    <w:rsid w:val="008E0EA7"/>
    <w:rsid w:val="008E3959"/>
    <w:rsid w:val="008E68AD"/>
    <w:rsid w:val="008E6C6A"/>
    <w:rsid w:val="008E6DB6"/>
    <w:rsid w:val="008F05E9"/>
    <w:rsid w:val="008F0FC0"/>
    <w:rsid w:val="008F10C1"/>
    <w:rsid w:val="008F2699"/>
    <w:rsid w:val="008F281E"/>
    <w:rsid w:val="008F2A0E"/>
    <w:rsid w:val="008F3D8B"/>
    <w:rsid w:val="008F5486"/>
    <w:rsid w:val="008F7599"/>
    <w:rsid w:val="008F7FA0"/>
    <w:rsid w:val="00901AA2"/>
    <w:rsid w:val="009030D2"/>
    <w:rsid w:val="00903F1A"/>
    <w:rsid w:val="0090799A"/>
    <w:rsid w:val="00910AD8"/>
    <w:rsid w:val="00911AFF"/>
    <w:rsid w:val="0091259D"/>
    <w:rsid w:val="0091384A"/>
    <w:rsid w:val="00914AAC"/>
    <w:rsid w:val="00916040"/>
    <w:rsid w:val="009167A3"/>
    <w:rsid w:val="00916ED2"/>
    <w:rsid w:val="00916F87"/>
    <w:rsid w:val="00917E7B"/>
    <w:rsid w:val="00920A11"/>
    <w:rsid w:val="009213FC"/>
    <w:rsid w:val="0092417E"/>
    <w:rsid w:val="00925560"/>
    <w:rsid w:val="0092666A"/>
    <w:rsid w:val="009275FE"/>
    <w:rsid w:val="009314C3"/>
    <w:rsid w:val="0093310F"/>
    <w:rsid w:val="009338E7"/>
    <w:rsid w:val="00933E51"/>
    <w:rsid w:val="009349E5"/>
    <w:rsid w:val="009352BE"/>
    <w:rsid w:val="00936BB8"/>
    <w:rsid w:val="00936C15"/>
    <w:rsid w:val="009372DC"/>
    <w:rsid w:val="0093795D"/>
    <w:rsid w:val="009410E2"/>
    <w:rsid w:val="00941112"/>
    <w:rsid w:val="0094116B"/>
    <w:rsid w:val="009420BD"/>
    <w:rsid w:val="00943F91"/>
    <w:rsid w:val="00944250"/>
    <w:rsid w:val="0094466A"/>
    <w:rsid w:val="00944DDF"/>
    <w:rsid w:val="00944FBB"/>
    <w:rsid w:val="009467AD"/>
    <w:rsid w:val="00946D31"/>
    <w:rsid w:val="0095155E"/>
    <w:rsid w:val="0095183B"/>
    <w:rsid w:val="00951D59"/>
    <w:rsid w:val="00952306"/>
    <w:rsid w:val="00952499"/>
    <w:rsid w:val="0095445F"/>
    <w:rsid w:val="00955C9D"/>
    <w:rsid w:val="00956CFA"/>
    <w:rsid w:val="00957444"/>
    <w:rsid w:val="00957A73"/>
    <w:rsid w:val="00957EE9"/>
    <w:rsid w:val="00960FD2"/>
    <w:rsid w:val="009629E4"/>
    <w:rsid w:val="00962DAB"/>
    <w:rsid w:val="0096367D"/>
    <w:rsid w:val="009638BC"/>
    <w:rsid w:val="009638F1"/>
    <w:rsid w:val="009642B4"/>
    <w:rsid w:val="00965FB9"/>
    <w:rsid w:val="00966119"/>
    <w:rsid w:val="00966593"/>
    <w:rsid w:val="00966A44"/>
    <w:rsid w:val="0096757C"/>
    <w:rsid w:val="0097104B"/>
    <w:rsid w:val="0097455E"/>
    <w:rsid w:val="00976FBE"/>
    <w:rsid w:val="00977025"/>
    <w:rsid w:val="00980855"/>
    <w:rsid w:val="00980C61"/>
    <w:rsid w:val="009811D8"/>
    <w:rsid w:val="009814C4"/>
    <w:rsid w:val="009817BF"/>
    <w:rsid w:val="009851BA"/>
    <w:rsid w:val="00990510"/>
    <w:rsid w:val="00990BBE"/>
    <w:rsid w:val="009911A5"/>
    <w:rsid w:val="00991FC9"/>
    <w:rsid w:val="009924FB"/>
    <w:rsid w:val="00992A78"/>
    <w:rsid w:val="009942C4"/>
    <w:rsid w:val="009946AC"/>
    <w:rsid w:val="00994EAA"/>
    <w:rsid w:val="00996D33"/>
    <w:rsid w:val="009A1868"/>
    <w:rsid w:val="009A1B97"/>
    <w:rsid w:val="009A1FE1"/>
    <w:rsid w:val="009A38EA"/>
    <w:rsid w:val="009A43CF"/>
    <w:rsid w:val="009A4D29"/>
    <w:rsid w:val="009A6F3D"/>
    <w:rsid w:val="009A7257"/>
    <w:rsid w:val="009A79E0"/>
    <w:rsid w:val="009B0B58"/>
    <w:rsid w:val="009B13C1"/>
    <w:rsid w:val="009B272B"/>
    <w:rsid w:val="009B2A55"/>
    <w:rsid w:val="009B3386"/>
    <w:rsid w:val="009B3A3A"/>
    <w:rsid w:val="009B4DED"/>
    <w:rsid w:val="009B5410"/>
    <w:rsid w:val="009B5622"/>
    <w:rsid w:val="009B6DFC"/>
    <w:rsid w:val="009B6E21"/>
    <w:rsid w:val="009B7916"/>
    <w:rsid w:val="009B7ABB"/>
    <w:rsid w:val="009C3076"/>
    <w:rsid w:val="009C44D7"/>
    <w:rsid w:val="009C4E13"/>
    <w:rsid w:val="009C7841"/>
    <w:rsid w:val="009D0E8E"/>
    <w:rsid w:val="009D15B1"/>
    <w:rsid w:val="009D1859"/>
    <w:rsid w:val="009D3387"/>
    <w:rsid w:val="009D4FAF"/>
    <w:rsid w:val="009D507F"/>
    <w:rsid w:val="009D586F"/>
    <w:rsid w:val="009D66A0"/>
    <w:rsid w:val="009D6A75"/>
    <w:rsid w:val="009E2CDB"/>
    <w:rsid w:val="009E3C1C"/>
    <w:rsid w:val="009E4B2B"/>
    <w:rsid w:val="009E51E5"/>
    <w:rsid w:val="009E69BE"/>
    <w:rsid w:val="009E7CC6"/>
    <w:rsid w:val="009F1F7D"/>
    <w:rsid w:val="009F257C"/>
    <w:rsid w:val="009F2764"/>
    <w:rsid w:val="009F385A"/>
    <w:rsid w:val="009F60EB"/>
    <w:rsid w:val="009F708F"/>
    <w:rsid w:val="009F70E6"/>
    <w:rsid w:val="009F7DCD"/>
    <w:rsid w:val="00A01A0A"/>
    <w:rsid w:val="00A01FB8"/>
    <w:rsid w:val="00A02221"/>
    <w:rsid w:val="00A02951"/>
    <w:rsid w:val="00A031BD"/>
    <w:rsid w:val="00A042F3"/>
    <w:rsid w:val="00A0584C"/>
    <w:rsid w:val="00A10711"/>
    <w:rsid w:val="00A10D8A"/>
    <w:rsid w:val="00A11433"/>
    <w:rsid w:val="00A20358"/>
    <w:rsid w:val="00A2047B"/>
    <w:rsid w:val="00A224B7"/>
    <w:rsid w:val="00A2339C"/>
    <w:rsid w:val="00A23C17"/>
    <w:rsid w:val="00A2498D"/>
    <w:rsid w:val="00A24D74"/>
    <w:rsid w:val="00A25472"/>
    <w:rsid w:val="00A30814"/>
    <w:rsid w:val="00A30E79"/>
    <w:rsid w:val="00A31323"/>
    <w:rsid w:val="00A34E86"/>
    <w:rsid w:val="00A35223"/>
    <w:rsid w:val="00A35BF8"/>
    <w:rsid w:val="00A3757A"/>
    <w:rsid w:val="00A375AF"/>
    <w:rsid w:val="00A403E6"/>
    <w:rsid w:val="00A40A5F"/>
    <w:rsid w:val="00A41524"/>
    <w:rsid w:val="00A41613"/>
    <w:rsid w:val="00A41B15"/>
    <w:rsid w:val="00A41F79"/>
    <w:rsid w:val="00A41FB1"/>
    <w:rsid w:val="00A43EF5"/>
    <w:rsid w:val="00A4474D"/>
    <w:rsid w:val="00A44AFD"/>
    <w:rsid w:val="00A4542F"/>
    <w:rsid w:val="00A45F1C"/>
    <w:rsid w:val="00A46AE7"/>
    <w:rsid w:val="00A5078D"/>
    <w:rsid w:val="00A5238C"/>
    <w:rsid w:val="00A526FD"/>
    <w:rsid w:val="00A535B1"/>
    <w:rsid w:val="00A53CFC"/>
    <w:rsid w:val="00A5538C"/>
    <w:rsid w:val="00A562F8"/>
    <w:rsid w:val="00A626F8"/>
    <w:rsid w:val="00A62E59"/>
    <w:rsid w:val="00A63DFC"/>
    <w:rsid w:val="00A63E07"/>
    <w:rsid w:val="00A6424F"/>
    <w:rsid w:val="00A65597"/>
    <w:rsid w:val="00A658D9"/>
    <w:rsid w:val="00A672A6"/>
    <w:rsid w:val="00A70BB4"/>
    <w:rsid w:val="00A71CA6"/>
    <w:rsid w:val="00A72658"/>
    <w:rsid w:val="00A7335F"/>
    <w:rsid w:val="00A74557"/>
    <w:rsid w:val="00A74736"/>
    <w:rsid w:val="00A74E6D"/>
    <w:rsid w:val="00A81A10"/>
    <w:rsid w:val="00A82F2B"/>
    <w:rsid w:val="00A8412B"/>
    <w:rsid w:val="00A86FCE"/>
    <w:rsid w:val="00A873C6"/>
    <w:rsid w:val="00A87D95"/>
    <w:rsid w:val="00A9100D"/>
    <w:rsid w:val="00A953E3"/>
    <w:rsid w:val="00A95E08"/>
    <w:rsid w:val="00A97032"/>
    <w:rsid w:val="00A97E0C"/>
    <w:rsid w:val="00AA1668"/>
    <w:rsid w:val="00AA219E"/>
    <w:rsid w:val="00AA3688"/>
    <w:rsid w:val="00AA3C90"/>
    <w:rsid w:val="00AA558D"/>
    <w:rsid w:val="00AA5F17"/>
    <w:rsid w:val="00AB42C1"/>
    <w:rsid w:val="00AB6517"/>
    <w:rsid w:val="00AB784D"/>
    <w:rsid w:val="00AC1589"/>
    <w:rsid w:val="00AC2AAD"/>
    <w:rsid w:val="00AC3979"/>
    <w:rsid w:val="00AC3AE1"/>
    <w:rsid w:val="00AC3B76"/>
    <w:rsid w:val="00AC3E90"/>
    <w:rsid w:val="00AC49F3"/>
    <w:rsid w:val="00AC51E4"/>
    <w:rsid w:val="00AC64BE"/>
    <w:rsid w:val="00AD11BC"/>
    <w:rsid w:val="00AD12D5"/>
    <w:rsid w:val="00AD1890"/>
    <w:rsid w:val="00AD2296"/>
    <w:rsid w:val="00AD61BE"/>
    <w:rsid w:val="00AE0E26"/>
    <w:rsid w:val="00AE18CC"/>
    <w:rsid w:val="00AE23EE"/>
    <w:rsid w:val="00AE335E"/>
    <w:rsid w:val="00AE3A09"/>
    <w:rsid w:val="00AE43DE"/>
    <w:rsid w:val="00AE523C"/>
    <w:rsid w:val="00AE65F4"/>
    <w:rsid w:val="00AF04C2"/>
    <w:rsid w:val="00AF095F"/>
    <w:rsid w:val="00AF1243"/>
    <w:rsid w:val="00AF178D"/>
    <w:rsid w:val="00AF1EEE"/>
    <w:rsid w:val="00AF21CF"/>
    <w:rsid w:val="00AF22AA"/>
    <w:rsid w:val="00AF2C5A"/>
    <w:rsid w:val="00AF31D3"/>
    <w:rsid w:val="00AF352A"/>
    <w:rsid w:val="00AF3795"/>
    <w:rsid w:val="00AF484B"/>
    <w:rsid w:val="00AF6252"/>
    <w:rsid w:val="00B01596"/>
    <w:rsid w:val="00B018B0"/>
    <w:rsid w:val="00B02227"/>
    <w:rsid w:val="00B0359A"/>
    <w:rsid w:val="00B0423B"/>
    <w:rsid w:val="00B04718"/>
    <w:rsid w:val="00B071C5"/>
    <w:rsid w:val="00B078E5"/>
    <w:rsid w:val="00B07F49"/>
    <w:rsid w:val="00B07F56"/>
    <w:rsid w:val="00B102E9"/>
    <w:rsid w:val="00B10CFF"/>
    <w:rsid w:val="00B11BA8"/>
    <w:rsid w:val="00B13216"/>
    <w:rsid w:val="00B13B77"/>
    <w:rsid w:val="00B146B1"/>
    <w:rsid w:val="00B15FC9"/>
    <w:rsid w:val="00B16028"/>
    <w:rsid w:val="00B17198"/>
    <w:rsid w:val="00B17CBC"/>
    <w:rsid w:val="00B17D05"/>
    <w:rsid w:val="00B20D26"/>
    <w:rsid w:val="00B2482B"/>
    <w:rsid w:val="00B25C03"/>
    <w:rsid w:val="00B3355D"/>
    <w:rsid w:val="00B34651"/>
    <w:rsid w:val="00B3761A"/>
    <w:rsid w:val="00B37E63"/>
    <w:rsid w:val="00B40421"/>
    <w:rsid w:val="00B43324"/>
    <w:rsid w:val="00B44A72"/>
    <w:rsid w:val="00B456ED"/>
    <w:rsid w:val="00B474A0"/>
    <w:rsid w:val="00B513B7"/>
    <w:rsid w:val="00B5336A"/>
    <w:rsid w:val="00B53507"/>
    <w:rsid w:val="00B53ED2"/>
    <w:rsid w:val="00B54AA6"/>
    <w:rsid w:val="00B54B3F"/>
    <w:rsid w:val="00B5500C"/>
    <w:rsid w:val="00B55940"/>
    <w:rsid w:val="00B55AA3"/>
    <w:rsid w:val="00B55F71"/>
    <w:rsid w:val="00B564AF"/>
    <w:rsid w:val="00B56840"/>
    <w:rsid w:val="00B56842"/>
    <w:rsid w:val="00B60803"/>
    <w:rsid w:val="00B6080A"/>
    <w:rsid w:val="00B638B6"/>
    <w:rsid w:val="00B65D0B"/>
    <w:rsid w:val="00B662D4"/>
    <w:rsid w:val="00B673FA"/>
    <w:rsid w:val="00B7035D"/>
    <w:rsid w:val="00B72C67"/>
    <w:rsid w:val="00B73C7C"/>
    <w:rsid w:val="00B7571E"/>
    <w:rsid w:val="00B75A98"/>
    <w:rsid w:val="00B76002"/>
    <w:rsid w:val="00B772E1"/>
    <w:rsid w:val="00B77FCD"/>
    <w:rsid w:val="00B811BE"/>
    <w:rsid w:val="00B81755"/>
    <w:rsid w:val="00B81ECB"/>
    <w:rsid w:val="00B822CF"/>
    <w:rsid w:val="00B82611"/>
    <w:rsid w:val="00B831F7"/>
    <w:rsid w:val="00B84072"/>
    <w:rsid w:val="00B85459"/>
    <w:rsid w:val="00B85F43"/>
    <w:rsid w:val="00B8606A"/>
    <w:rsid w:val="00B8710F"/>
    <w:rsid w:val="00B87F34"/>
    <w:rsid w:val="00B90644"/>
    <w:rsid w:val="00B90675"/>
    <w:rsid w:val="00B91813"/>
    <w:rsid w:val="00B91E50"/>
    <w:rsid w:val="00B973B6"/>
    <w:rsid w:val="00BA045E"/>
    <w:rsid w:val="00BA072A"/>
    <w:rsid w:val="00BA1CD9"/>
    <w:rsid w:val="00BA5202"/>
    <w:rsid w:val="00BA53A1"/>
    <w:rsid w:val="00BA778F"/>
    <w:rsid w:val="00BA7811"/>
    <w:rsid w:val="00BB12A1"/>
    <w:rsid w:val="00BB5559"/>
    <w:rsid w:val="00BB6D06"/>
    <w:rsid w:val="00BB7255"/>
    <w:rsid w:val="00BB73C7"/>
    <w:rsid w:val="00BC0035"/>
    <w:rsid w:val="00BC011E"/>
    <w:rsid w:val="00BC1527"/>
    <w:rsid w:val="00BC3C4F"/>
    <w:rsid w:val="00BC3CB6"/>
    <w:rsid w:val="00BC4AED"/>
    <w:rsid w:val="00BC6D9F"/>
    <w:rsid w:val="00BD1026"/>
    <w:rsid w:val="00BD12CA"/>
    <w:rsid w:val="00BD4BD1"/>
    <w:rsid w:val="00BD6CE5"/>
    <w:rsid w:val="00BD6D9D"/>
    <w:rsid w:val="00BE14A4"/>
    <w:rsid w:val="00BE1902"/>
    <w:rsid w:val="00BE2759"/>
    <w:rsid w:val="00BE45AE"/>
    <w:rsid w:val="00BE4A1F"/>
    <w:rsid w:val="00BE517E"/>
    <w:rsid w:val="00BE54F1"/>
    <w:rsid w:val="00BE5AE5"/>
    <w:rsid w:val="00BE7EF6"/>
    <w:rsid w:val="00BF1477"/>
    <w:rsid w:val="00BF21E5"/>
    <w:rsid w:val="00BF249D"/>
    <w:rsid w:val="00BF2927"/>
    <w:rsid w:val="00BF3E08"/>
    <w:rsid w:val="00BF4263"/>
    <w:rsid w:val="00BF6434"/>
    <w:rsid w:val="00BF703D"/>
    <w:rsid w:val="00C008F4"/>
    <w:rsid w:val="00C01A4E"/>
    <w:rsid w:val="00C01DA8"/>
    <w:rsid w:val="00C02A2A"/>
    <w:rsid w:val="00C0539F"/>
    <w:rsid w:val="00C07172"/>
    <w:rsid w:val="00C10ED6"/>
    <w:rsid w:val="00C1573F"/>
    <w:rsid w:val="00C17E62"/>
    <w:rsid w:val="00C20C1A"/>
    <w:rsid w:val="00C2458A"/>
    <w:rsid w:val="00C251F8"/>
    <w:rsid w:val="00C263EF"/>
    <w:rsid w:val="00C265E2"/>
    <w:rsid w:val="00C27795"/>
    <w:rsid w:val="00C31079"/>
    <w:rsid w:val="00C3183A"/>
    <w:rsid w:val="00C331C3"/>
    <w:rsid w:val="00C33FA5"/>
    <w:rsid w:val="00C34197"/>
    <w:rsid w:val="00C34619"/>
    <w:rsid w:val="00C35BEA"/>
    <w:rsid w:val="00C3602A"/>
    <w:rsid w:val="00C3711E"/>
    <w:rsid w:val="00C372D6"/>
    <w:rsid w:val="00C41EF9"/>
    <w:rsid w:val="00C42786"/>
    <w:rsid w:val="00C43649"/>
    <w:rsid w:val="00C439E9"/>
    <w:rsid w:val="00C45066"/>
    <w:rsid w:val="00C45442"/>
    <w:rsid w:val="00C45C0F"/>
    <w:rsid w:val="00C47615"/>
    <w:rsid w:val="00C500AF"/>
    <w:rsid w:val="00C52E92"/>
    <w:rsid w:val="00C5420B"/>
    <w:rsid w:val="00C55D88"/>
    <w:rsid w:val="00C567E9"/>
    <w:rsid w:val="00C56C2E"/>
    <w:rsid w:val="00C56F8A"/>
    <w:rsid w:val="00C56F95"/>
    <w:rsid w:val="00C60263"/>
    <w:rsid w:val="00C60307"/>
    <w:rsid w:val="00C6190B"/>
    <w:rsid w:val="00C6481A"/>
    <w:rsid w:val="00C64A1E"/>
    <w:rsid w:val="00C65641"/>
    <w:rsid w:val="00C65E4D"/>
    <w:rsid w:val="00C663EA"/>
    <w:rsid w:val="00C6733E"/>
    <w:rsid w:val="00C70791"/>
    <w:rsid w:val="00C71A9E"/>
    <w:rsid w:val="00C71E62"/>
    <w:rsid w:val="00C74361"/>
    <w:rsid w:val="00C745E3"/>
    <w:rsid w:val="00C750CB"/>
    <w:rsid w:val="00C75FEA"/>
    <w:rsid w:val="00C7689D"/>
    <w:rsid w:val="00C8245C"/>
    <w:rsid w:val="00C82937"/>
    <w:rsid w:val="00C83000"/>
    <w:rsid w:val="00C84CC7"/>
    <w:rsid w:val="00C85615"/>
    <w:rsid w:val="00C8642D"/>
    <w:rsid w:val="00C867BD"/>
    <w:rsid w:val="00C86F18"/>
    <w:rsid w:val="00C90414"/>
    <w:rsid w:val="00C90A0D"/>
    <w:rsid w:val="00C913F9"/>
    <w:rsid w:val="00C916B1"/>
    <w:rsid w:val="00C92499"/>
    <w:rsid w:val="00C924B5"/>
    <w:rsid w:val="00C92987"/>
    <w:rsid w:val="00C95A3D"/>
    <w:rsid w:val="00C966C2"/>
    <w:rsid w:val="00C9723D"/>
    <w:rsid w:val="00CA44ED"/>
    <w:rsid w:val="00CA5634"/>
    <w:rsid w:val="00CA724A"/>
    <w:rsid w:val="00CB0699"/>
    <w:rsid w:val="00CB441D"/>
    <w:rsid w:val="00CB458E"/>
    <w:rsid w:val="00CB4C2D"/>
    <w:rsid w:val="00CB630F"/>
    <w:rsid w:val="00CB77B9"/>
    <w:rsid w:val="00CC071D"/>
    <w:rsid w:val="00CC0CFC"/>
    <w:rsid w:val="00CC238C"/>
    <w:rsid w:val="00CC3759"/>
    <w:rsid w:val="00CC48DF"/>
    <w:rsid w:val="00CC6650"/>
    <w:rsid w:val="00CC77AF"/>
    <w:rsid w:val="00CD00D8"/>
    <w:rsid w:val="00CD0999"/>
    <w:rsid w:val="00CD09B9"/>
    <w:rsid w:val="00CD4798"/>
    <w:rsid w:val="00CD5479"/>
    <w:rsid w:val="00CD55DC"/>
    <w:rsid w:val="00CD5BEF"/>
    <w:rsid w:val="00CD7DCE"/>
    <w:rsid w:val="00CE08A3"/>
    <w:rsid w:val="00CE08D7"/>
    <w:rsid w:val="00CE19DD"/>
    <w:rsid w:val="00CE359E"/>
    <w:rsid w:val="00CE3CB3"/>
    <w:rsid w:val="00CE41CA"/>
    <w:rsid w:val="00CE4F51"/>
    <w:rsid w:val="00CE6501"/>
    <w:rsid w:val="00CE6903"/>
    <w:rsid w:val="00CE7225"/>
    <w:rsid w:val="00CE7CCB"/>
    <w:rsid w:val="00CF12E5"/>
    <w:rsid w:val="00CF1A9D"/>
    <w:rsid w:val="00CF1AC8"/>
    <w:rsid w:val="00CF1C7F"/>
    <w:rsid w:val="00CF41FB"/>
    <w:rsid w:val="00CF4F5D"/>
    <w:rsid w:val="00CF5CE5"/>
    <w:rsid w:val="00CF5FFD"/>
    <w:rsid w:val="00CF702F"/>
    <w:rsid w:val="00D00490"/>
    <w:rsid w:val="00D00F99"/>
    <w:rsid w:val="00D02791"/>
    <w:rsid w:val="00D05233"/>
    <w:rsid w:val="00D05C9C"/>
    <w:rsid w:val="00D06073"/>
    <w:rsid w:val="00D145DE"/>
    <w:rsid w:val="00D147A5"/>
    <w:rsid w:val="00D15A45"/>
    <w:rsid w:val="00D16E77"/>
    <w:rsid w:val="00D1798B"/>
    <w:rsid w:val="00D20F9B"/>
    <w:rsid w:val="00D22F94"/>
    <w:rsid w:val="00D23C66"/>
    <w:rsid w:val="00D240FF"/>
    <w:rsid w:val="00D302D7"/>
    <w:rsid w:val="00D32802"/>
    <w:rsid w:val="00D342F2"/>
    <w:rsid w:val="00D34D98"/>
    <w:rsid w:val="00D35A57"/>
    <w:rsid w:val="00D35C84"/>
    <w:rsid w:val="00D36373"/>
    <w:rsid w:val="00D370DC"/>
    <w:rsid w:val="00D3724E"/>
    <w:rsid w:val="00D375F4"/>
    <w:rsid w:val="00D40105"/>
    <w:rsid w:val="00D40A99"/>
    <w:rsid w:val="00D40FB5"/>
    <w:rsid w:val="00D41D87"/>
    <w:rsid w:val="00D445F8"/>
    <w:rsid w:val="00D45301"/>
    <w:rsid w:val="00D46361"/>
    <w:rsid w:val="00D4644B"/>
    <w:rsid w:val="00D47925"/>
    <w:rsid w:val="00D5286C"/>
    <w:rsid w:val="00D5642A"/>
    <w:rsid w:val="00D5666F"/>
    <w:rsid w:val="00D6154B"/>
    <w:rsid w:val="00D62354"/>
    <w:rsid w:val="00D63A58"/>
    <w:rsid w:val="00D673E0"/>
    <w:rsid w:val="00D70612"/>
    <w:rsid w:val="00D71530"/>
    <w:rsid w:val="00D71EF0"/>
    <w:rsid w:val="00D72135"/>
    <w:rsid w:val="00D727D2"/>
    <w:rsid w:val="00D730CC"/>
    <w:rsid w:val="00D738F5"/>
    <w:rsid w:val="00D7482C"/>
    <w:rsid w:val="00D75149"/>
    <w:rsid w:val="00D751BD"/>
    <w:rsid w:val="00D75476"/>
    <w:rsid w:val="00D75F3E"/>
    <w:rsid w:val="00D76456"/>
    <w:rsid w:val="00D802B5"/>
    <w:rsid w:val="00D8130D"/>
    <w:rsid w:val="00D82A38"/>
    <w:rsid w:val="00D8367F"/>
    <w:rsid w:val="00D83E95"/>
    <w:rsid w:val="00D84BD2"/>
    <w:rsid w:val="00D84DCB"/>
    <w:rsid w:val="00D85B50"/>
    <w:rsid w:val="00D85CAA"/>
    <w:rsid w:val="00D86714"/>
    <w:rsid w:val="00D867FB"/>
    <w:rsid w:val="00D87579"/>
    <w:rsid w:val="00D87A61"/>
    <w:rsid w:val="00D909A9"/>
    <w:rsid w:val="00D9179D"/>
    <w:rsid w:val="00D924CB"/>
    <w:rsid w:val="00D93BBC"/>
    <w:rsid w:val="00D96704"/>
    <w:rsid w:val="00D972FD"/>
    <w:rsid w:val="00D974AD"/>
    <w:rsid w:val="00D97EC1"/>
    <w:rsid w:val="00DA15A5"/>
    <w:rsid w:val="00DA1A10"/>
    <w:rsid w:val="00DA2CC8"/>
    <w:rsid w:val="00DA3AF7"/>
    <w:rsid w:val="00DA4A93"/>
    <w:rsid w:val="00DB0636"/>
    <w:rsid w:val="00DB1593"/>
    <w:rsid w:val="00DB25B0"/>
    <w:rsid w:val="00DB30B2"/>
    <w:rsid w:val="00DB3D63"/>
    <w:rsid w:val="00DB4834"/>
    <w:rsid w:val="00DB51CE"/>
    <w:rsid w:val="00DC14B0"/>
    <w:rsid w:val="00DC1C7D"/>
    <w:rsid w:val="00DC2BE5"/>
    <w:rsid w:val="00DC54E5"/>
    <w:rsid w:val="00DC5DBE"/>
    <w:rsid w:val="00DC7270"/>
    <w:rsid w:val="00DD0C3A"/>
    <w:rsid w:val="00DD0DBA"/>
    <w:rsid w:val="00DD13B7"/>
    <w:rsid w:val="00DD2CAB"/>
    <w:rsid w:val="00DD5E9A"/>
    <w:rsid w:val="00DD6F6E"/>
    <w:rsid w:val="00DE05CD"/>
    <w:rsid w:val="00DE094C"/>
    <w:rsid w:val="00DE0B25"/>
    <w:rsid w:val="00DE13A4"/>
    <w:rsid w:val="00DE4073"/>
    <w:rsid w:val="00DE4D54"/>
    <w:rsid w:val="00DE4EFF"/>
    <w:rsid w:val="00DE5167"/>
    <w:rsid w:val="00DE677E"/>
    <w:rsid w:val="00DE72DF"/>
    <w:rsid w:val="00DE74DF"/>
    <w:rsid w:val="00DF0710"/>
    <w:rsid w:val="00DF100B"/>
    <w:rsid w:val="00DF109D"/>
    <w:rsid w:val="00DF1957"/>
    <w:rsid w:val="00DF35DB"/>
    <w:rsid w:val="00DF58F0"/>
    <w:rsid w:val="00DF7B68"/>
    <w:rsid w:val="00DF7BAD"/>
    <w:rsid w:val="00E00254"/>
    <w:rsid w:val="00E004DE"/>
    <w:rsid w:val="00E00A40"/>
    <w:rsid w:val="00E0353C"/>
    <w:rsid w:val="00E039FE"/>
    <w:rsid w:val="00E04816"/>
    <w:rsid w:val="00E05A10"/>
    <w:rsid w:val="00E078DD"/>
    <w:rsid w:val="00E0792A"/>
    <w:rsid w:val="00E131DA"/>
    <w:rsid w:val="00E1548B"/>
    <w:rsid w:val="00E16652"/>
    <w:rsid w:val="00E17BD4"/>
    <w:rsid w:val="00E20807"/>
    <w:rsid w:val="00E2108F"/>
    <w:rsid w:val="00E2278A"/>
    <w:rsid w:val="00E22835"/>
    <w:rsid w:val="00E24048"/>
    <w:rsid w:val="00E2425C"/>
    <w:rsid w:val="00E24A21"/>
    <w:rsid w:val="00E30C97"/>
    <w:rsid w:val="00E340A9"/>
    <w:rsid w:val="00E346FD"/>
    <w:rsid w:val="00E35A36"/>
    <w:rsid w:val="00E367F1"/>
    <w:rsid w:val="00E3698D"/>
    <w:rsid w:val="00E37509"/>
    <w:rsid w:val="00E37D1F"/>
    <w:rsid w:val="00E400AE"/>
    <w:rsid w:val="00E4083E"/>
    <w:rsid w:val="00E430FC"/>
    <w:rsid w:val="00E44475"/>
    <w:rsid w:val="00E465BF"/>
    <w:rsid w:val="00E467B4"/>
    <w:rsid w:val="00E46A65"/>
    <w:rsid w:val="00E46E9E"/>
    <w:rsid w:val="00E472C3"/>
    <w:rsid w:val="00E52EB1"/>
    <w:rsid w:val="00E566E5"/>
    <w:rsid w:val="00E56DE6"/>
    <w:rsid w:val="00E641C9"/>
    <w:rsid w:val="00E64ACE"/>
    <w:rsid w:val="00E658D9"/>
    <w:rsid w:val="00E668D5"/>
    <w:rsid w:val="00E67978"/>
    <w:rsid w:val="00E679B1"/>
    <w:rsid w:val="00E70687"/>
    <w:rsid w:val="00E72094"/>
    <w:rsid w:val="00E7247F"/>
    <w:rsid w:val="00E7319A"/>
    <w:rsid w:val="00E74479"/>
    <w:rsid w:val="00E754CF"/>
    <w:rsid w:val="00E75F9B"/>
    <w:rsid w:val="00E81129"/>
    <w:rsid w:val="00E81797"/>
    <w:rsid w:val="00E8225A"/>
    <w:rsid w:val="00E840A7"/>
    <w:rsid w:val="00E843C8"/>
    <w:rsid w:val="00E85395"/>
    <w:rsid w:val="00E854B8"/>
    <w:rsid w:val="00E86F32"/>
    <w:rsid w:val="00E8724E"/>
    <w:rsid w:val="00E90B5E"/>
    <w:rsid w:val="00E90E9C"/>
    <w:rsid w:val="00E9154A"/>
    <w:rsid w:val="00E91905"/>
    <w:rsid w:val="00E9228F"/>
    <w:rsid w:val="00E949CE"/>
    <w:rsid w:val="00E94F12"/>
    <w:rsid w:val="00E97149"/>
    <w:rsid w:val="00EA03C6"/>
    <w:rsid w:val="00EA05E7"/>
    <w:rsid w:val="00EA2669"/>
    <w:rsid w:val="00EA2A50"/>
    <w:rsid w:val="00EA2C2E"/>
    <w:rsid w:val="00EA2DFB"/>
    <w:rsid w:val="00EA34B1"/>
    <w:rsid w:val="00EA3518"/>
    <w:rsid w:val="00EA53EB"/>
    <w:rsid w:val="00EA5820"/>
    <w:rsid w:val="00EA6324"/>
    <w:rsid w:val="00EA7353"/>
    <w:rsid w:val="00EA75AC"/>
    <w:rsid w:val="00EA7D0A"/>
    <w:rsid w:val="00EA7E3C"/>
    <w:rsid w:val="00EB21B8"/>
    <w:rsid w:val="00EB3478"/>
    <w:rsid w:val="00EB4D0B"/>
    <w:rsid w:val="00EC056D"/>
    <w:rsid w:val="00EC16D3"/>
    <w:rsid w:val="00EC2457"/>
    <w:rsid w:val="00EC251E"/>
    <w:rsid w:val="00EC2BCC"/>
    <w:rsid w:val="00EC52B7"/>
    <w:rsid w:val="00EC7CD3"/>
    <w:rsid w:val="00ED0533"/>
    <w:rsid w:val="00ED0778"/>
    <w:rsid w:val="00ED1020"/>
    <w:rsid w:val="00ED16C9"/>
    <w:rsid w:val="00ED38B4"/>
    <w:rsid w:val="00ED3985"/>
    <w:rsid w:val="00ED43C5"/>
    <w:rsid w:val="00ED774B"/>
    <w:rsid w:val="00EE49D0"/>
    <w:rsid w:val="00EE67C3"/>
    <w:rsid w:val="00EE7408"/>
    <w:rsid w:val="00EE7EC1"/>
    <w:rsid w:val="00EF026E"/>
    <w:rsid w:val="00EF0975"/>
    <w:rsid w:val="00EF23AD"/>
    <w:rsid w:val="00EF2CAA"/>
    <w:rsid w:val="00EF3607"/>
    <w:rsid w:val="00EF3760"/>
    <w:rsid w:val="00EF3863"/>
    <w:rsid w:val="00EF3ACC"/>
    <w:rsid w:val="00EF3F31"/>
    <w:rsid w:val="00EF713A"/>
    <w:rsid w:val="00EF766E"/>
    <w:rsid w:val="00EF7792"/>
    <w:rsid w:val="00EF7B3D"/>
    <w:rsid w:val="00F0411C"/>
    <w:rsid w:val="00F06765"/>
    <w:rsid w:val="00F07A88"/>
    <w:rsid w:val="00F10583"/>
    <w:rsid w:val="00F10DB5"/>
    <w:rsid w:val="00F10FEF"/>
    <w:rsid w:val="00F123CA"/>
    <w:rsid w:val="00F13646"/>
    <w:rsid w:val="00F14BB3"/>
    <w:rsid w:val="00F14EAC"/>
    <w:rsid w:val="00F15EDB"/>
    <w:rsid w:val="00F17EFE"/>
    <w:rsid w:val="00F17F27"/>
    <w:rsid w:val="00F20824"/>
    <w:rsid w:val="00F2154C"/>
    <w:rsid w:val="00F22574"/>
    <w:rsid w:val="00F22FCB"/>
    <w:rsid w:val="00F24CDB"/>
    <w:rsid w:val="00F2509C"/>
    <w:rsid w:val="00F25BC1"/>
    <w:rsid w:val="00F272E0"/>
    <w:rsid w:val="00F27404"/>
    <w:rsid w:val="00F27C46"/>
    <w:rsid w:val="00F32095"/>
    <w:rsid w:val="00F32599"/>
    <w:rsid w:val="00F33BCC"/>
    <w:rsid w:val="00F35B1F"/>
    <w:rsid w:val="00F421C9"/>
    <w:rsid w:val="00F44956"/>
    <w:rsid w:val="00F45994"/>
    <w:rsid w:val="00F5126A"/>
    <w:rsid w:val="00F52716"/>
    <w:rsid w:val="00F5305C"/>
    <w:rsid w:val="00F532EA"/>
    <w:rsid w:val="00F533E4"/>
    <w:rsid w:val="00F542C7"/>
    <w:rsid w:val="00F56B10"/>
    <w:rsid w:val="00F56F39"/>
    <w:rsid w:val="00F573D7"/>
    <w:rsid w:val="00F6063E"/>
    <w:rsid w:val="00F60F2C"/>
    <w:rsid w:val="00F61F5A"/>
    <w:rsid w:val="00F621C5"/>
    <w:rsid w:val="00F70B62"/>
    <w:rsid w:val="00F70C9B"/>
    <w:rsid w:val="00F71490"/>
    <w:rsid w:val="00F7203D"/>
    <w:rsid w:val="00F726BE"/>
    <w:rsid w:val="00F72AC4"/>
    <w:rsid w:val="00F72D0D"/>
    <w:rsid w:val="00F73780"/>
    <w:rsid w:val="00F74E0E"/>
    <w:rsid w:val="00F75B7B"/>
    <w:rsid w:val="00F77A94"/>
    <w:rsid w:val="00F8069F"/>
    <w:rsid w:val="00F84843"/>
    <w:rsid w:val="00F85DEE"/>
    <w:rsid w:val="00F86AED"/>
    <w:rsid w:val="00F87D52"/>
    <w:rsid w:val="00F87F41"/>
    <w:rsid w:val="00F90554"/>
    <w:rsid w:val="00F90664"/>
    <w:rsid w:val="00F9090B"/>
    <w:rsid w:val="00F90D6B"/>
    <w:rsid w:val="00F95864"/>
    <w:rsid w:val="00F95BEC"/>
    <w:rsid w:val="00F95BF9"/>
    <w:rsid w:val="00F96319"/>
    <w:rsid w:val="00F964DC"/>
    <w:rsid w:val="00F96A14"/>
    <w:rsid w:val="00F97334"/>
    <w:rsid w:val="00F97D17"/>
    <w:rsid w:val="00FA079B"/>
    <w:rsid w:val="00FA1175"/>
    <w:rsid w:val="00FA1692"/>
    <w:rsid w:val="00FA2504"/>
    <w:rsid w:val="00FA2C85"/>
    <w:rsid w:val="00FA3784"/>
    <w:rsid w:val="00FA3875"/>
    <w:rsid w:val="00FA4780"/>
    <w:rsid w:val="00FA6E46"/>
    <w:rsid w:val="00FB09B0"/>
    <w:rsid w:val="00FB0F4D"/>
    <w:rsid w:val="00FB3E5F"/>
    <w:rsid w:val="00FB4B0F"/>
    <w:rsid w:val="00FB58D9"/>
    <w:rsid w:val="00FB64B8"/>
    <w:rsid w:val="00FB6EF6"/>
    <w:rsid w:val="00FC0F3D"/>
    <w:rsid w:val="00FC1B16"/>
    <w:rsid w:val="00FC2DA1"/>
    <w:rsid w:val="00FC3148"/>
    <w:rsid w:val="00FC3159"/>
    <w:rsid w:val="00FC3607"/>
    <w:rsid w:val="00FC3A35"/>
    <w:rsid w:val="00FC3BF3"/>
    <w:rsid w:val="00FC466C"/>
    <w:rsid w:val="00FC5DC2"/>
    <w:rsid w:val="00FC6EC1"/>
    <w:rsid w:val="00FC6FD8"/>
    <w:rsid w:val="00FC7386"/>
    <w:rsid w:val="00FC79E0"/>
    <w:rsid w:val="00FD20C6"/>
    <w:rsid w:val="00FD28E2"/>
    <w:rsid w:val="00FD2F8B"/>
    <w:rsid w:val="00FD36A4"/>
    <w:rsid w:val="00FD3D23"/>
    <w:rsid w:val="00FD3E0E"/>
    <w:rsid w:val="00FD4016"/>
    <w:rsid w:val="00FD7BD2"/>
    <w:rsid w:val="00FE2E0C"/>
    <w:rsid w:val="00FE3F0D"/>
    <w:rsid w:val="00FE42B2"/>
    <w:rsid w:val="00FE43C6"/>
    <w:rsid w:val="00FE4E82"/>
    <w:rsid w:val="00FE57C0"/>
    <w:rsid w:val="00FF16AB"/>
    <w:rsid w:val="00FF2A35"/>
    <w:rsid w:val="00FF3089"/>
    <w:rsid w:val="00FF3A6E"/>
    <w:rsid w:val="00FF42B3"/>
    <w:rsid w:val="00FF5848"/>
    <w:rsid w:val="00FF63F7"/>
    <w:rsid w:val="00FF6A07"/>
    <w:rsid w:val="00FF7D25"/>
    <w:rsid w:val="0C6AED84"/>
    <w:rsid w:val="124E0AAC"/>
    <w:rsid w:val="15D8765C"/>
    <w:rsid w:val="1FB6384E"/>
    <w:rsid w:val="2B72A474"/>
    <w:rsid w:val="381DDD74"/>
    <w:rsid w:val="4A974E17"/>
    <w:rsid w:val="4C037D3A"/>
    <w:rsid w:val="4E11A628"/>
    <w:rsid w:val="505B7853"/>
    <w:rsid w:val="5187B674"/>
    <w:rsid w:val="5B81045C"/>
    <w:rsid w:val="6468F784"/>
    <w:rsid w:val="6759C885"/>
    <w:rsid w:val="6C006EF7"/>
    <w:rsid w:val="6E05E19C"/>
    <w:rsid w:val="7FCFF2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F8A583B"/>
  <w15:chartTrackingRefBased/>
  <w15:docId w15:val="{EFE88B8A-8F8B-4FA7-AAD4-E0FBAA871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D25"/>
    <w:pPr>
      <w:spacing w:line="260" w:lineRule="atLeast"/>
      <w:jc w:val="both"/>
    </w:pPr>
    <w:rPr>
      <w:rFonts w:ascii="Palatino Linotype" w:hAnsi="Palatino Linotype"/>
      <w:color w:val="000000"/>
    </w:rPr>
  </w:style>
  <w:style w:type="paragraph" w:styleId="Heading4">
    <w:name w:val="heading 4"/>
    <w:basedOn w:val="Normal"/>
    <w:next w:val="Normal"/>
    <w:link w:val="Heading4Char"/>
    <w:uiPriority w:val="9"/>
    <w:semiHidden/>
    <w:unhideWhenUsed/>
    <w:qFormat/>
    <w:rsid w:val="001C24DF"/>
    <w:pPr>
      <w:keepNext/>
      <w:keepLines/>
      <w:numPr>
        <w:ilvl w:val="3"/>
        <w:numId w:val="2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C24DF"/>
    <w:pPr>
      <w:keepNext/>
      <w:keepLines/>
      <w:numPr>
        <w:ilvl w:val="4"/>
        <w:numId w:val="24"/>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C24DF"/>
    <w:pPr>
      <w:keepNext/>
      <w:keepLines/>
      <w:numPr>
        <w:ilvl w:val="5"/>
        <w:numId w:val="2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1C24DF"/>
    <w:pPr>
      <w:keepNext/>
      <w:keepLines/>
      <w:numPr>
        <w:ilvl w:val="6"/>
        <w:numId w:val="2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1C24DF"/>
    <w:pPr>
      <w:keepNext/>
      <w:keepLines/>
      <w:numPr>
        <w:ilvl w:val="7"/>
        <w:numId w:val="2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C24DF"/>
    <w:pPr>
      <w:keepNext/>
      <w:keepLines/>
      <w:numPr>
        <w:ilvl w:val="8"/>
        <w:numId w:val="2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F7D2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F7D2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F7D2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F7D2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F7D2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F7D25"/>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FF7D25"/>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FF7D25"/>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D82A38"/>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FF7D2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FF7D2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F7D25"/>
    <w:rPr>
      <w:rFonts w:ascii="Palatino Linotype" w:hAnsi="Palatino Linotype"/>
      <w:noProof/>
      <w:color w:val="000000"/>
      <w:szCs w:val="18"/>
    </w:rPr>
  </w:style>
  <w:style w:type="paragraph" w:styleId="Header">
    <w:name w:val="header"/>
    <w:basedOn w:val="Normal"/>
    <w:link w:val="HeaderChar"/>
    <w:uiPriority w:val="99"/>
    <w:rsid w:val="00FF7D2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F7D25"/>
    <w:rPr>
      <w:rFonts w:ascii="Palatino Linotype" w:hAnsi="Palatino Linotype"/>
      <w:noProof/>
      <w:color w:val="000000"/>
      <w:szCs w:val="18"/>
    </w:rPr>
  </w:style>
  <w:style w:type="paragraph" w:customStyle="1" w:styleId="MDPIheaderjournallogo">
    <w:name w:val="MDPI_header_journal_logo"/>
    <w:qFormat/>
    <w:rsid w:val="00FF7D25"/>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FF7D25"/>
    <w:pPr>
      <w:ind w:firstLine="0"/>
    </w:pPr>
  </w:style>
  <w:style w:type="paragraph" w:customStyle="1" w:styleId="MDPI31text">
    <w:name w:val="MDPI_3.1_text"/>
    <w:qFormat/>
    <w:rsid w:val="00520F5C"/>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F7D25"/>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F7D25"/>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F7D25"/>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81ECB"/>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81ECB"/>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F7D25"/>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F7D25"/>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F7D25"/>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5C5C6C"/>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F7D25"/>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F7D25"/>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F7D2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F7D25"/>
    <w:pPr>
      <w:numPr>
        <w:ilvl w:val="2"/>
        <w:numId w:val="24"/>
      </w:numPr>
      <w:adjustRightInd w:val="0"/>
      <w:snapToGrid w:val="0"/>
      <w:spacing w:before="60" w:after="60" w:line="228" w:lineRule="auto"/>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F7D25"/>
    <w:pPr>
      <w:numPr>
        <w:numId w:val="24"/>
      </w:numPr>
      <w:adjustRightInd w:val="0"/>
      <w:snapToGrid w:val="0"/>
      <w:spacing w:before="240" w:after="60" w:line="228" w:lineRule="auto"/>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FF7D25"/>
    <w:pPr>
      <w:numPr>
        <w:ilvl w:val="1"/>
        <w:numId w:val="24"/>
      </w:numPr>
      <w:adjustRightInd w:val="0"/>
      <w:snapToGrid w:val="0"/>
      <w:spacing w:before="60" w:after="60" w:line="228" w:lineRule="auto"/>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200FA9"/>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F7D25"/>
    <w:rPr>
      <w:rFonts w:cs="Tahoma"/>
      <w:szCs w:val="18"/>
    </w:rPr>
  </w:style>
  <w:style w:type="character" w:customStyle="1" w:styleId="BalloonTextChar">
    <w:name w:val="Balloon Text Char"/>
    <w:link w:val="BalloonText"/>
    <w:uiPriority w:val="99"/>
    <w:rsid w:val="00FF7D25"/>
    <w:rPr>
      <w:rFonts w:ascii="Palatino Linotype" w:hAnsi="Palatino Linotype" w:cs="Tahoma"/>
      <w:noProof/>
      <w:color w:val="000000"/>
      <w:szCs w:val="18"/>
    </w:rPr>
  </w:style>
  <w:style w:type="character" w:styleId="LineNumber">
    <w:name w:val="line number"/>
    <w:uiPriority w:val="99"/>
    <w:rsid w:val="00B60803"/>
    <w:rPr>
      <w:rFonts w:ascii="Palatino Linotype" w:hAnsi="Palatino Linotype"/>
      <w:sz w:val="16"/>
    </w:rPr>
  </w:style>
  <w:style w:type="table" w:customStyle="1" w:styleId="MDPI41threelinetable">
    <w:name w:val="MDPI_4.1_three_line_table"/>
    <w:basedOn w:val="TableNormal"/>
    <w:uiPriority w:val="99"/>
    <w:rsid w:val="00FF7D25"/>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F7D25"/>
    <w:rPr>
      <w:color w:val="0000FF"/>
      <w:u w:val="single"/>
    </w:rPr>
  </w:style>
  <w:style w:type="character" w:styleId="UnresolvedMention">
    <w:name w:val="Unresolved Mention"/>
    <w:uiPriority w:val="99"/>
    <w:semiHidden/>
    <w:unhideWhenUsed/>
    <w:rsid w:val="003563BC"/>
    <w:rPr>
      <w:color w:val="605E5C"/>
      <w:shd w:val="clear" w:color="auto" w:fill="E1DFDD"/>
    </w:rPr>
  </w:style>
  <w:style w:type="table" w:styleId="PlainTable4">
    <w:name w:val="Plain Table 4"/>
    <w:basedOn w:val="TableNormal"/>
    <w:uiPriority w:val="44"/>
    <w:rsid w:val="001163A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F7D25"/>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81theorem">
    <w:name w:val="MDPI_8.1_theorem"/>
    <w:qFormat/>
    <w:rsid w:val="00FF7D25"/>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FF7D25"/>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F7D25"/>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FF7D25"/>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F7D25"/>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E20807"/>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FF7D25"/>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FF7D25"/>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F7D25"/>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CD09B9"/>
    <w:pPr>
      <w:adjustRightInd w:val="0"/>
      <w:snapToGrid w:val="0"/>
      <w:spacing w:before="60" w:line="240" w:lineRule="atLeast"/>
      <w:ind w:right="113"/>
      <w:jc w:val="both"/>
    </w:pPr>
    <w:rPr>
      <w:rFonts w:ascii="Palatino Linotype" w:eastAsia="Times New Roman" w:hAnsi="Palatino Linotype"/>
      <w:noProof/>
      <w:snapToGrid w:val="0"/>
      <w:color w:val="000000"/>
      <w:sz w:val="14"/>
      <w:lang w:val="en-GB" w:eastAsia="en-GB"/>
    </w:rPr>
  </w:style>
  <w:style w:type="paragraph" w:customStyle="1" w:styleId="MDPI73CopyrightImage">
    <w:name w:val="MDPI_7.3_CopyrightImage"/>
    <w:rsid w:val="00FF7D25"/>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FF7D25"/>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FF7D25"/>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FF7D25"/>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FF7D25"/>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FF7D25"/>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FF7D25"/>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FF7D25"/>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FF7D25"/>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FF7D25"/>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FF7D25"/>
  </w:style>
  <w:style w:type="paragraph" w:styleId="Bibliography">
    <w:name w:val="Bibliography"/>
    <w:basedOn w:val="Normal"/>
    <w:next w:val="Normal"/>
    <w:uiPriority w:val="37"/>
    <w:unhideWhenUsed/>
    <w:rsid w:val="00FF7D25"/>
  </w:style>
  <w:style w:type="paragraph" w:styleId="BodyText">
    <w:name w:val="Body Text"/>
    <w:link w:val="BodyTextChar"/>
    <w:rsid w:val="00FF7D2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F7D25"/>
    <w:rPr>
      <w:rFonts w:ascii="Palatino Linotype" w:hAnsi="Palatino Linotype"/>
      <w:color w:val="000000"/>
      <w:sz w:val="24"/>
      <w:lang w:eastAsia="de-DE"/>
    </w:rPr>
  </w:style>
  <w:style w:type="character" w:styleId="CommentReference">
    <w:name w:val="annotation reference"/>
    <w:rsid w:val="00FF7D25"/>
    <w:rPr>
      <w:sz w:val="21"/>
      <w:szCs w:val="21"/>
    </w:rPr>
  </w:style>
  <w:style w:type="paragraph" w:styleId="CommentText">
    <w:name w:val="annotation text"/>
    <w:basedOn w:val="Normal"/>
    <w:link w:val="CommentTextChar"/>
    <w:rsid w:val="00FF7D25"/>
  </w:style>
  <w:style w:type="character" w:customStyle="1" w:styleId="CommentTextChar">
    <w:name w:val="Comment Text Char"/>
    <w:link w:val="CommentText"/>
    <w:rsid w:val="00FF7D25"/>
    <w:rPr>
      <w:rFonts w:ascii="Palatino Linotype" w:hAnsi="Palatino Linotype"/>
      <w:noProof/>
      <w:color w:val="000000"/>
    </w:rPr>
  </w:style>
  <w:style w:type="paragraph" w:styleId="CommentSubject">
    <w:name w:val="annotation subject"/>
    <w:basedOn w:val="CommentText"/>
    <w:next w:val="CommentText"/>
    <w:link w:val="CommentSubjectChar"/>
    <w:rsid w:val="00FF7D25"/>
    <w:rPr>
      <w:b/>
      <w:bCs/>
    </w:rPr>
  </w:style>
  <w:style w:type="character" w:customStyle="1" w:styleId="CommentSubjectChar">
    <w:name w:val="Comment Subject Char"/>
    <w:link w:val="CommentSubject"/>
    <w:rsid w:val="00FF7D25"/>
    <w:rPr>
      <w:rFonts w:ascii="Palatino Linotype" w:hAnsi="Palatino Linotype"/>
      <w:b/>
      <w:bCs/>
      <w:noProof/>
      <w:color w:val="000000"/>
    </w:rPr>
  </w:style>
  <w:style w:type="character" w:styleId="EndnoteReference">
    <w:name w:val="endnote reference"/>
    <w:rsid w:val="00FF7D25"/>
    <w:rPr>
      <w:vertAlign w:val="superscript"/>
    </w:rPr>
  </w:style>
  <w:style w:type="paragraph" w:styleId="EndnoteText">
    <w:name w:val="endnote text"/>
    <w:basedOn w:val="Normal"/>
    <w:link w:val="EndnoteTextChar"/>
    <w:semiHidden/>
    <w:unhideWhenUsed/>
    <w:rsid w:val="00FF7D25"/>
    <w:pPr>
      <w:spacing w:line="240" w:lineRule="auto"/>
    </w:pPr>
  </w:style>
  <w:style w:type="character" w:customStyle="1" w:styleId="EndnoteTextChar">
    <w:name w:val="Endnote Text Char"/>
    <w:link w:val="EndnoteText"/>
    <w:semiHidden/>
    <w:rsid w:val="00FF7D25"/>
    <w:rPr>
      <w:rFonts w:ascii="Palatino Linotype" w:hAnsi="Palatino Linotype"/>
      <w:noProof/>
      <w:color w:val="000000"/>
    </w:rPr>
  </w:style>
  <w:style w:type="character" w:styleId="FollowedHyperlink">
    <w:name w:val="FollowedHyperlink"/>
    <w:rsid w:val="00FF7D25"/>
    <w:rPr>
      <w:color w:val="954F72"/>
      <w:u w:val="single"/>
    </w:rPr>
  </w:style>
  <w:style w:type="paragraph" w:styleId="FootnoteText">
    <w:name w:val="footnote text"/>
    <w:basedOn w:val="Normal"/>
    <w:link w:val="FootnoteTextChar"/>
    <w:semiHidden/>
    <w:unhideWhenUsed/>
    <w:rsid w:val="00FF7D25"/>
    <w:pPr>
      <w:spacing w:line="240" w:lineRule="auto"/>
    </w:pPr>
  </w:style>
  <w:style w:type="character" w:customStyle="1" w:styleId="FootnoteTextChar">
    <w:name w:val="Footnote Text Char"/>
    <w:link w:val="FootnoteText"/>
    <w:semiHidden/>
    <w:rsid w:val="00FF7D25"/>
    <w:rPr>
      <w:rFonts w:ascii="Palatino Linotype" w:hAnsi="Palatino Linotype"/>
      <w:noProof/>
      <w:color w:val="000000"/>
    </w:rPr>
  </w:style>
  <w:style w:type="paragraph" w:styleId="NormalWeb">
    <w:name w:val="Normal (Web)"/>
    <w:basedOn w:val="Normal"/>
    <w:uiPriority w:val="99"/>
    <w:rsid w:val="00FF7D25"/>
    <w:rPr>
      <w:szCs w:val="24"/>
    </w:rPr>
  </w:style>
  <w:style w:type="paragraph" w:customStyle="1" w:styleId="MsoFootnoteText0">
    <w:name w:val="MsoFootnoteText"/>
    <w:basedOn w:val="NormalWeb"/>
    <w:qFormat/>
    <w:rsid w:val="00FF7D25"/>
    <w:rPr>
      <w:rFonts w:ascii="Times New Roman" w:hAnsi="Times New Roman"/>
    </w:rPr>
  </w:style>
  <w:style w:type="character" w:styleId="PageNumber">
    <w:name w:val="page number"/>
    <w:rsid w:val="00FF7D25"/>
  </w:style>
  <w:style w:type="character" w:styleId="PlaceholderText">
    <w:name w:val="Placeholder Text"/>
    <w:uiPriority w:val="99"/>
    <w:semiHidden/>
    <w:rsid w:val="00FF7D25"/>
    <w:rPr>
      <w:color w:val="808080"/>
    </w:rPr>
  </w:style>
  <w:style w:type="paragraph" w:customStyle="1" w:styleId="MDPI71FootNotes">
    <w:name w:val="MDPI_7.1_FootNotes"/>
    <w:qFormat/>
    <w:rsid w:val="00E05A10"/>
    <w:pPr>
      <w:numPr>
        <w:numId w:val="21"/>
      </w:numPr>
      <w:adjustRightInd w:val="0"/>
      <w:snapToGrid w:val="0"/>
      <w:spacing w:line="228" w:lineRule="auto"/>
    </w:pPr>
    <w:rPr>
      <w:rFonts w:ascii="Palatino Linotype" w:eastAsiaTheme="minorEastAsia" w:hAnsi="Palatino Linotype"/>
      <w:noProof/>
      <w:color w:val="000000"/>
      <w:sz w:val="18"/>
    </w:rPr>
  </w:style>
  <w:style w:type="character" w:customStyle="1" w:styleId="Heading4Char">
    <w:name w:val="Heading 4 Char"/>
    <w:basedOn w:val="DefaultParagraphFont"/>
    <w:link w:val="Heading4"/>
    <w:uiPriority w:val="9"/>
    <w:semiHidden/>
    <w:rsid w:val="001C24D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1C24D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1C24D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C24D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C24D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C24DF"/>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0C0F64"/>
    <w:rPr>
      <w:rFonts w:ascii="Palatino Linotype" w:hAnsi="Palatino Linotype"/>
      <w:color w:val="000000"/>
    </w:rPr>
  </w:style>
  <w:style w:type="paragraph" w:styleId="Caption">
    <w:name w:val="caption"/>
    <w:basedOn w:val="Normal"/>
    <w:next w:val="Normal"/>
    <w:uiPriority w:val="35"/>
    <w:unhideWhenUsed/>
    <w:qFormat/>
    <w:rsid w:val="008A5A2D"/>
    <w:pPr>
      <w:spacing w:after="200" w:line="240" w:lineRule="auto"/>
    </w:pPr>
    <w:rPr>
      <w:i/>
      <w:iCs/>
      <w:color w:val="44546A" w:themeColor="text2"/>
      <w:sz w:val="18"/>
      <w:szCs w:val="18"/>
    </w:rPr>
  </w:style>
  <w:style w:type="table" w:styleId="TableGridLight">
    <w:name w:val="Grid Table Light"/>
    <w:basedOn w:val="TableNormal"/>
    <w:uiPriority w:val="40"/>
    <w:rsid w:val="00085FA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1">
    <w:name w:val="Grid Table 2 Accent 1"/>
    <w:basedOn w:val="TableNormal"/>
    <w:uiPriority w:val="47"/>
    <w:rsid w:val="00F72AC4"/>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652933">
      <w:bodyDiv w:val="1"/>
      <w:marLeft w:val="0"/>
      <w:marRight w:val="0"/>
      <w:marTop w:val="0"/>
      <w:marBottom w:val="0"/>
      <w:divBdr>
        <w:top w:val="none" w:sz="0" w:space="0" w:color="auto"/>
        <w:left w:val="none" w:sz="0" w:space="0" w:color="auto"/>
        <w:bottom w:val="none" w:sz="0" w:space="0" w:color="auto"/>
        <w:right w:val="none" w:sz="0" w:space="0" w:color="auto"/>
      </w:divBdr>
      <w:divsChild>
        <w:div w:id="1955475266">
          <w:marLeft w:val="0"/>
          <w:marRight w:val="0"/>
          <w:marTop w:val="0"/>
          <w:marBottom w:val="0"/>
          <w:divBdr>
            <w:top w:val="none" w:sz="0" w:space="0" w:color="auto"/>
            <w:left w:val="none" w:sz="0" w:space="0" w:color="auto"/>
            <w:bottom w:val="none" w:sz="0" w:space="0" w:color="auto"/>
            <w:right w:val="none" w:sz="0" w:space="0" w:color="auto"/>
          </w:divBdr>
        </w:div>
      </w:divsChild>
    </w:div>
    <w:div w:id="260337630">
      <w:bodyDiv w:val="1"/>
      <w:marLeft w:val="0"/>
      <w:marRight w:val="0"/>
      <w:marTop w:val="0"/>
      <w:marBottom w:val="0"/>
      <w:divBdr>
        <w:top w:val="none" w:sz="0" w:space="0" w:color="auto"/>
        <w:left w:val="none" w:sz="0" w:space="0" w:color="auto"/>
        <w:bottom w:val="none" w:sz="0" w:space="0" w:color="auto"/>
        <w:right w:val="none" w:sz="0" w:space="0" w:color="auto"/>
      </w:divBdr>
      <w:divsChild>
        <w:div w:id="297956204">
          <w:marLeft w:val="0"/>
          <w:marRight w:val="0"/>
          <w:marTop w:val="0"/>
          <w:marBottom w:val="0"/>
          <w:divBdr>
            <w:top w:val="none" w:sz="0" w:space="0" w:color="auto"/>
            <w:left w:val="none" w:sz="0" w:space="0" w:color="auto"/>
            <w:bottom w:val="none" w:sz="0" w:space="0" w:color="auto"/>
            <w:right w:val="none" w:sz="0" w:space="0" w:color="auto"/>
          </w:divBdr>
        </w:div>
      </w:divsChild>
    </w:div>
    <w:div w:id="376508589">
      <w:bodyDiv w:val="1"/>
      <w:marLeft w:val="0"/>
      <w:marRight w:val="0"/>
      <w:marTop w:val="0"/>
      <w:marBottom w:val="0"/>
      <w:divBdr>
        <w:top w:val="none" w:sz="0" w:space="0" w:color="auto"/>
        <w:left w:val="none" w:sz="0" w:space="0" w:color="auto"/>
        <w:bottom w:val="none" w:sz="0" w:space="0" w:color="auto"/>
        <w:right w:val="none" w:sz="0" w:space="0" w:color="auto"/>
      </w:divBdr>
      <w:divsChild>
        <w:div w:id="682900081">
          <w:marLeft w:val="0"/>
          <w:marRight w:val="0"/>
          <w:marTop w:val="0"/>
          <w:marBottom w:val="0"/>
          <w:divBdr>
            <w:top w:val="none" w:sz="0" w:space="0" w:color="auto"/>
            <w:left w:val="none" w:sz="0" w:space="0" w:color="auto"/>
            <w:bottom w:val="none" w:sz="0" w:space="0" w:color="auto"/>
            <w:right w:val="none" w:sz="0" w:space="0" w:color="auto"/>
          </w:divBdr>
          <w:divsChild>
            <w:div w:id="173265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7824">
      <w:bodyDiv w:val="1"/>
      <w:marLeft w:val="0"/>
      <w:marRight w:val="0"/>
      <w:marTop w:val="0"/>
      <w:marBottom w:val="0"/>
      <w:divBdr>
        <w:top w:val="none" w:sz="0" w:space="0" w:color="auto"/>
        <w:left w:val="none" w:sz="0" w:space="0" w:color="auto"/>
        <w:bottom w:val="none" w:sz="0" w:space="0" w:color="auto"/>
        <w:right w:val="none" w:sz="0" w:space="0" w:color="auto"/>
      </w:divBdr>
      <w:divsChild>
        <w:div w:id="1321080588">
          <w:marLeft w:val="0"/>
          <w:marRight w:val="0"/>
          <w:marTop w:val="0"/>
          <w:marBottom w:val="0"/>
          <w:divBdr>
            <w:top w:val="none" w:sz="0" w:space="0" w:color="auto"/>
            <w:left w:val="none" w:sz="0" w:space="0" w:color="auto"/>
            <w:bottom w:val="none" w:sz="0" w:space="0" w:color="auto"/>
            <w:right w:val="none" w:sz="0" w:space="0" w:color="auto"/>
          </w:divBdr>
        </w:div>
      </w:divsChild>
    </w:div>
    <w:div w:id="1114982614">
      <w:bodyDiv w:val="1"/>
      <w:marLeft w:val="0"/>
      <w:marRight w:val="0"/>
      <w:marTop w:val="0"/>
      <w:marBottom w:val="0"/>
      <w:divBdr>
        <w:top w:val="none" w:sz="0" w:space="0" w:color="auto"/>
        <w:left w:val="none" w:sz="0" w:space="0" w:color="auto"/>
        <w:bottom w:val="none" w:sz="0" w:space="0" w:color="auto"/>
        <w:right w:val="none" w:sz="0" w:space="0" w:color="auto"/>
      </w:divBdr>
      <w:divsChild>
        <w:div w:id="1138914964">
          <w:marLeft w:val="0"/>
          <w:marRight w:val="0"/>
          <w:marTop w:val="0"/>
          <w:marBottom w:val="0"/>
          <w:divBdr>
            <w:top w:val="none" w:sz="0" w:space="0" w:color="auto"/>
            <w:left w:val="none" w:sz="0" w:space="0" w:color="auto"/>
            <w:bottom w:val="none" w:sz="0" w:space="0" w:color="auto"/>
            <w:right w:val="none" w:sz="0" w:space="0" w:color="auto"/>
          </w:divBdr>
          <w:divsChild>
            <w:div w:id="403138298">
              <w:marLeft w:val="0"/>
              <w:marRight w:val="0"/>
              <w:marTop w:val="0"/>
              <w:marBottom w:val="0"/>
              <w:divBdr>
                <w:top w:val="none" w:sz="0" w:space="0" w:color="auto"/>
                <w:left w:val="none" w:sz="0" w:space="0" w:color="auto"/>
                <w:bottom w:val="none" w:sz="0" w:space="0" w:color="auto"/>
                <w:right w:val="none" w:sz="0" w:space="0" w:color="auto"/>
              </w:divBdr>
            </w:div>
            <w:div w:id="506023566">
              <w:marLeft w:val="0"/>
              <w:marRight w:val="0"/>
              <w:marTop w:val="0"/>
              <w:marBottom w:val="0"/>
              <w:divBdr>
                <w:top w:val="none" w:sz="0" w:space="0" w:color="auto"/>
                <w:left w:val="none" w:sz="0" w:space="0" w:color="auto"/>
                <w:bottom w:val="none" w:sz="0" w:space="0" w:color="auto"/>
                <w:right w:val="none" w:sz="0" w:space="0" w:color="auto"/>
              </w:divBdr>
            </w:div>
            <w:div w:id="842281882">
              <w:marLeft w:val="0"/>
              <w:marRight w:val="0"/>
              <w:marTop w:val="0"/>
              <w:marBottom w:val="0"/>
              <w:divBdr>
                <w:top w:val="none" w:sz="0" w:space="0" w:color="auto"/>
                <w:left w:val="none" w:sz="0" w:space="0" w:color="auto"/>
                <w:bottom w:val="none" w:sz="0" w:space="0" w:color="auto"/>
                <w:right w:val="none" w:sz="0" w:space="0" w:color="auto"/>
              </w:divBdr>
            </w:div>
            <w:div w:id="862520325">
              <w:marLeft w:val="0"/>
              <w:marRight w:val="0"/>
              <w:marTop w:val="0"/>
              <w:marBottom w:val="0"/>
              <w:divBdr>
                <w:top w:val="none" w:sz="0" w:space="0" w:color="auto"/>
                <w:left w:val="none" w:sz="0" w:space="0" w:color="auto"/>
                <w:bottom w:val="none" w:sz="0" w:space="0" w:color="auto"/>
                <w:right w:val="none" w:sz="0" w:space="0" w:color="auto"/>
              </w:divBdr>
            </w:div>
            <w:div w:id="8837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284482">
      <w:bodyDiv w:val="1"/>
      <w:marLeft w:val="0"/>
      <w:marRight w:val="0"/>
      <w:marTop w:val="0"/>
      <w:marBottom w:val="0"/>
      <w:divBdr>
        <w:top w:val="none" w:sz="0" w:space="0" w:color="auto"/>
        <w:left w:val="none" w:sz="0" w:space="0" w:color="auto"/>
        <w:bottom w:val="none" w:sz="0" w:space="0" w:color="auto"/>
        <w:right w:val="none" w:sz="0" w:space="0" w:color="auto"/>
      </w:divBdr>
      <w:divsChild>
        <w:div w:id="526480868">
          <w:marLeft w:val="0"/>
          <w:marRight w:val="0"/>
          <w:marTop w:val="0"/>
          <w:marBottom w:val="0"/>
          <w:divBdr>
            <w:top w:val="none" w:sz="0" w:space="0" w:color="auto"/>
            <w:left w:val="none" w:sz="0" w:space="0" w:color="auto"/>
            <w:bottom w:val="none" w:sz="0" w:space="0" w:color="auto"/>
            <w:right w:val="none" w:sz="0" w:space="0" w:color="auto"/>
          </w:divBdr>
          <w:divsChild>
            <w:div w:id="308481286">
              <w:marLeft w:val="0"/>
              <w:marRight w:val="0"/>
              <w:marTop w:val="0"/>
              <w:marBottom w:val="0"/>
              <w:divBdr>
                <w:top w:val="none" w:sz="0" w:space="0" w:color="auto"/>
                <w:left w:val="none" w:sz="0" w:space="0" w:color="auto"/>
                <w:bottom w:val="none" w:sz="0" w:space="0" w:color="auto"/>
                <w:right w:val="none" w:sz="0" w:space="0" w:color="auto"/>
              </w:divBdr>
            </w:div>
            <w:div w:id="772239095">
              <w:marLeft w:val="0"/>
              <w:marRight w:val="0"/>
              <w:marTop w:val="0"/>
              <w:marBottom w:val="0"/>
              <w:divBdr>
                <w:top w:val="none" w:sz="0" w:space="0" w:color="auto"/>
                <w:left w:val="none" w:sz="0" w:space="0" w:color="auto"/>
                <w:bottom w:val="none" w:sz="0" w:space="0" w:color="auto"/>
                <w:right w:val="none" w:sz="0" w:space="0" w:color="auto"/>
              </w:divBdr>
            </w:div>
            <w:div w:id="792098404">
              <w:marLeft w:val="0"/>
              <w:marRight w:val="0"/>
              <w:marTop w:val="0"/>
              <w:marBottom w:val="0"/>
              <w:divBdr>
                <w:top w:val="none" w:sz="0" w:space="0" w:color="auto"/>
                <w:left w:val="none" w:sz="0" w:space="0" w:color="auto"/>
                <w:bottom w:val="none" w:sz="0" w:space="0" w:color="auto"/>
                <w:right w:val="none" w:sz="0" w:space="0" w:color="auto"/>
              </w:divBdr>
            </w:div>
            <w:div w:id="823856994">
              <w:marLeft w:val="0"/>
              <w:marRight w:val="0"/>
              <w:marTop w:val="0"/>
              <w:marBottom w:val="0"/>
              <w:divBdr>
                <w:top w:val="none" w:sz="0" w:space="0" w:color="auto"/>
                <w:left w:val="none" w:sz="0" w:space="0" w:color="auto"/>
                <w:bottom w:val="none" w:sz="0" w:space="0" w:color="auto"/>
                <w:right w:val="none" w:sz="0" w:space="0" w:color="auto"/>
              </w:divBdr>
            </w:div>
            <w:div w:id="201977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14888">
      <w:bodyDiv w:val="1"/>
      <w:marLeft w:val="0"/>
      <w:marRight w:val="0"/>
      <w:marTop w:val="0"/>
      <w:marBottom w:val="0"/>
      <w:divBdr>
        <w:top w:val="none" w:sz="0" w:space="0" w:color="auto"/>
        <w:left w:val="none" w:sz="0" w:space="0" w:color="auto"/>
        <w:bottom w:val="none" w:sz="0" w:space="0" w:color="auto"/>
        <w:right w:val="none" w:sz="0" w:space="0" w:color="auto"/>
      </w:divBdr>
      <w:divsChild>
        <w:div w:id="864445337">
          <w:marLeft w:val="0"/>
          <w:marRight w:val="0"/>
          <w:marTop w:val="0"/>
          <w:marBottom w:val="0"/>
          <w:divBdr>
            <w:top w:val="none" w:sz="0" w:space="0" w:color="auto"/>
            <w:left w:val="none" w:sz="0" w:space="0" w:color="auto"/>
            <w:bottom w:val="none" w:sz="0" w:space="0" w:color="auto"/>
            <w:right w:val="none" w:sz="0" w:space="0" w:color="auto"/>
          </w:divBdr>
        </w:div>
      </w:divsChild>
    </w:div>
    <w:div w:id="2098861312">
      <w:bodyDiv w:val="1"/>
      <w:marLeft w:val="0"/>
      <w:marRight w:val="0"/>
      <w:marTop w:val="0"/>
      <w:marBottom w:val="0"/>
      <w:divBdr>
        <w:top w:val="none" w:sz="0" w:space="0" w:color="auto"/>
        <w:left w:val="none" w:sz="0" w:space="0" w:color="auto"/>
        <w:bottom w:val="none" w:sz="0" w:space="0" w:color="auto"/>
        <w:right w:val="none" w:sz="0" w:space="0" w:color="auto"/>
      </w:divBdr>
      <w:divsChild>
        <w:div w:id="1558518098">
          <w:marLeft w:val="0"/>
          <w:marRight w:val="0"/>
          <w:marTop w:val="0"/>
          <w:marBottom w:val="0"/>
          <w:divBdr>
            <w:top w:val="none" w:sz="0" w:space="0" w:color="auto"/>
            <w:left w:val="none" w:sz="0" w:space="0" w:color="auto"/>
            <w:bottom w:val="none" w:sz="0" w:space="0" w:color="auto"/>
            <w:right w:val="none" w:sz="0" w:space="0" w:color="auto"/>
          </w:divBdr>
          <w:divsChild>
            <w:div w:id="12146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iso-8859-6"/>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hyperlink" Target="https://github.com/BYU-Hydroinformatics/baseflow/"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footer" Target="footer2.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hyperlink" Target="https://baseflow.readthedocs.io/en/latest/"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jones/Library/CloudStorage/OneDrive-BrighamYoungUniversity/Shared%2520Documents%2520-%2520CIROH-Groundwater/journal%2520articles/2024%2520-%2520baseflow%2520python%2520package/hydrology-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d220b9d0-e2fd-40c1-bcbb-5bec5723ecd4" xsi:nil="true"/>
    <lcf76f155ced4ddcb4097134ff3c332f xmlns="7b419105-c3ef-4a1f-a683-5ffd9f36b8c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3EED02E216B35499E173CE69E17BE25" ma:contentTypeVersion="15" ma:contentTypeDescription="Create a new document." ma:contentTypeScope="" ma:versionID="d11d0987807ddb498a47f26900ffcb99">
  <xsd:schema xmlns:xsd="http://www.w3.org/2001/XMLSchema" xmlns:xs="http://www.w3.org/2001/XMLSchema" xmlns:p="http://schemas.microsoft.com/office/2006/metadata/properties" xmlns:ns2="7b419105-c3ef-4a1f-a683-5ffd9f36b8cb" xmlns:ns3="d220b9d0-e2fd-40c1-bcbb-5bec5723ecd4" targetNamespace="http://schemas.microsoft.com/office/2006/metadata/properties" ma:root="true" ma:fieldsID="6ac0d976933475d0db2850f1ad4a3797" ns2:_="" ns3:_="">
    <xsd:import namespace="7b419105-c3ef-4a1f-a683-5ffd9f36b8cb"/>
    <xsd:import namespace="d220b9d0-e2fd-40c1-bcbb-5bec5723ec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LengthInSeconds" minOccurs="0"/>
                <xsd:element ref="ns2:MediaServiceSearchPropertie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419105-c3ef-4a1f-a683-5ffd9f36b8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ba56ddf-ff69-4683-87b5-0efbe012505f"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220b9d0-e2fd-40c1-bcbb-5bec5723ecd4"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268d5c9-9ca8-4061-9264-b4493136cf05}" ma:internalName="TaxCatchAll" ma:showField="CatchAllData" ma:web="d220b9d0-e2fd-40c1-bcbb-5bec5723ecd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62EF73-EB5B-BE42-B270-74DB97DC2077}">
  <ds:schemaRefs>
    <ds:schemaRef ds:uri="http://schemas.openxmlformats.org/officeDocument/2006/bibliography"/>
  </ds:schemaRefs>
</ds:datastoreItem>
</file>

<file path=customXml/itemProps2.xml><?xml version="1.0" encoding="utf-8"?>
<ds:datastoreItem xmlns:ds="http://schemas.openxmlformats.org/officeDocument/2006/customXml" ds:itemID="{6B29DDCC-F449-4F1E-BE89-D0A4A4AF7517}">
  <ds:schemaRefs>
    <ds:schemaRef ds:uri="http://schemas.microsoft.com/office/2006/metadata/properties"/>
    <ds:schemaRef ds:uri="http://schemas.microsoft.com/office/infopath/2007/PartnerControls"/>
    <ds:schemaRef ds:uri="d220b9d0-e2fd-40c1-bcbb-5bec5723ecd4"/>
    <ds:schemaRef ds:uri="7b419105-c3ef-4a1f-a683-5ffd9f36b8cb"/>
  </ds:schemaRefs>
</ds:datastoreItem>
</file>

<file path=customXml/itemProps3.xml><?xml version="1.0" encoding="utf-8"?>
<ds:datastoreItem xmlns:ds="http://schemas.openxmlformats.org/officeDocument/2006/customXml" ds:itemID="{EF7C1984-5118-4012-99AC-305C1945A499}">
  <ds:schemaRefs>
    <ds:schemaRef ds:uri="http://schemas.microsoft.com/sharepoint/v3/contenttype/forms"/>
  </ds:schemaRefs>
</ds:datastoreItem>
</file>

<file path=customXml/itemProps4.xml><?xml version="1.0" encoding="utf-8"?>
<ds:datastoreItem xmlns:ds="http://schemas.openxmlformats.org/officeDocument/2006/customXml" ds:itemID="{86A14161-C31F-4169-A8CC-962BE53296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419105-c3ef-4a1f-a683-5ffd9f36b8cb"/>
    <ds:schemaRef ds:uri="d220b9d0-e2fd-40c1-bcbb-5bec5723ec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hydrology-template.dot</Template>
  <TotalTime>21960</TotalTime>
  <Pages>12</Pages>
  <Words>11723</Words>
  <Characters>66825</Characters>
  <Application>Microsoft Office Word</Application>
  <DocSecurity>0</DocSecurity>
  <Lines>556</Lines>
  <Paragraphs>156</Paragraphs>
  <ScaleCrop>false</ScaleCrop>
  <Company/>
  <LinksUpToDate>false</LinksUpToDate>
  <CharactersWithSpaces>78392</CharactersWithSpaces>
  <SharedDoc>false</SharedDoc>
  <HLinks>
    <vt:vector size="12" baseType="variant">
      <vt:variant>
        <vt:i4>8126563</vt:i4>
      </vt:variant>
      <vt:variant>
        <vt:i4>81</vt:i4>
      </vt:variant>
      <vt:variant>
        <vt:i4>0</vt:i4>
      </vt:variant>
      <vt:variant>
        <vt:i4>5</vt:i4>
      </vt:variant>
      <vt:variant>
        <vt:lpwstr>https://baseflow.readthedocs.io/en/latest/</vt:lpwstr>
      </vt:variant>
      <vt:variant>
        <vt:lpwstr/>
      </vt:variant>
      <vt:variant>
        <vt:i4>4390921</vt:i4>
      </vt:variant>
      <vt:variant>
        <vt:i4>78</vt:i4>
      </vt:variant>
      <vt:variant>
        <vt:i4>0</vt:i4>
      </vt:variant>
      <vt:variant>
        <vt:i4>5</vt:i4>
      </vt:variant>
      <vt:variant>
        <vt:lpwstr>https://github.com/BYU-Hydroinformatics/baseflow/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Norm Jones</dc:creator>
  <cp:keywords/>
  <dc:description/>
  <cp:lastModifiedBy>Norm Jones</cp:lastModifiedBy>
  <cp:revision>1160</cp:revision>
  <dcterms:created xsi:type="dcterms:W3CDTF">2024-04-08T22:14:00Z</dcterms:created>
  <dcterms:modified xsi:type="dcterms:W3CDTF">2024-10-02T21:16:00Z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0x010100D3EED02E216B35499E173CE69E17BE25</vt:lpwstr>
  </property>
  <property fmtid="{D5CDD505-2E9C-101B-9397-08002B2CF9AE}" pid="3" name="ZOTERO_PREF_1">
    <vt:lpwstr>&lt;data data-version="3" zotero-version="7.0.5"&gt;&lt;session id="SP1TpHtv"/&gt;&lt;style id="http://www.zotero.org/styles/multidisciplinary-digital-publishing-institute" hasBibliography="1" bibliographyStyleHasBeenSet="1"/&gt;&lt;prefs&gt;&lt;pref name="fieldType" value="Field"/</vt:lpwstr>
  </property>
  <property fmtid="{D5CDD505-2E9C-101B-9397-08002B2CF9AE}" pid="4" name="ZOTERO_PREF_2">
    <vt:lpwstr>&gt;&lt;pref name="automaticJournalAbbreviations" value="true"/&gt;&lt;/prefs&gt;&lt;/data&gt;</vt:lpwstr>
  </property>
  <property fmtid="{D5CDD505-2E9C-101B-9397-08002B2CF9AE}" pid="5" name="MediaServiceImageTags">
    <vt:lpwstr/>
  </property>
</Properties>
</file>